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62393" w14:textId="4FBC3588" w:rsidR="00EA68B2" w:rsidRPr="00D53020" w:rsidRDefault="008C52B3" w:rsidP="000623C4">
      <w:pPr>
        <w:suppressLineNumbers/>
        <w:spacing w:line="480" w:lineRule="auto"/>
        <w:contextualSpacing/>
        <w:rPr>
          <w:rFonts w:ascii="Times New Roman" w:hAnsi="Times New Roman" w:cs="Times New Roman"/>
          <w:sz w:val="24"/>
          <w:szCs w:val="24"/>
          <w:lang w:val="en-US"/>
        </w:rPr>
      </w:pPr>
      <w:r w:rsidRPr="00D53020">
        <w:rPr>
          <w:rFonts w:ascii="Times New Roman" w:hAnsi="Times New Roman" w:cs="Times New Roman"/>
          <w:b/>
          <w:sz w:val="24"/>
          <w:szCs w:val="24"/>
          <w:lang w:val="en-US"/>
        </w:rPr>
        <w:t xml:space="preserve">Working title: </w:t>
      </w:r>
      <w:r w:rsidR="00D646FA">
        <w:rPr>
          <w:rFonts w:ascii="Times New Roman" w:hAnsi="Times New Roman" w:cs="Times New Roman"/>
          <w:sz w:val="24"/>
          <w:szCs w:val="24"/>
          <w:lang w:val="en-US"/>
        </w:rPr>
        <w:t>Mixed e</w:t>
      </w:r>
      <w:r w:rsidR="00F225EC" w:rsidRPr="00D53020">
        <w:rPr>
          <w:rFonts w:ascii="Times New Roman" w:hAnsi="Times New Roman" w:cs="Times New Roman"/>
          <w:sz w:val="24"/>
          <w:szCs w:val="24"/>
          <w:lang w:val="en-US"/>
        </w:rPr>
        <w:t>ffects</w:t>
      </w:r>
      <w:r w:rsidR="00EA68B2" w:rsidRPr="00D53020">
        <w:rPr>
          <w:rFonts w:ascii="Times New Roman" w:hAnsi="Times New Roman" w:cs="Times New Roman"/>
          <w:sz w:val="24"/>
          <w:szCs w:val="24"/>
          <w:lang w:val="en-US"/>
        </w:rPr>
        <w:t xml:space="preserve"> of </w:t>
      </w:r>
      <w:ins w:id="0" w:author="Gordon Holtgrieve" w:date="2018-08-22T10:07:00Z">
        <w:r w:rsidR="00051B44" w:rsidRPr="00D53020">
          <w:rPr>
            <w:rFonts w:ascii="Times New Roman" w:hAnsi="Times New Roman" w:cs="Times New Roman"/>
            <w:sz w:val="24"/>
            <w:szCs w:val="24"/>
            <w:lang w:val="en-US"/>
          </w:rPr>
          <w:t>long</w:t>
        </w:r>
        <w:r w:rsidR="00051B44">
          <w:rPr>
            <w:rFonts w:ascii="Times New Roman" w:hAnsi="Times New Roman" w:cs="Times New Roman"/>
            <w:sz w:val="24"/>
            <w:szCs w:val="24"/>
            <w:lang w:val="en-US"/>
          </w:rPr>
          <w:t>-</w:t>
        </w:r>
      </w:ins>
      <w:r w:rsidR="00EA68B2" w:rsidRPr="00D53020">
        <w:rPr>
          <w:rFonts w:ascii="Times New Roman" w:hAnsi="Times New Roman" w:cs="Times New Roman"/>
          <w:sz w:val="24"/>
          <w:szCs w:val="24"/>
          <w:lang w:val="en-US"/>
        </w:rPr>
        <w:t>term enrichment of riparian areas with salmon carcasses on inorganic soil nitrogen pools, nitrogen transformations, and stable isotopic ratios.</w:t>
      </w:r>
    </w:p>
    <w:p w14:paraId="572F83A1" w14:textId="77777777" w:rsidR="006F7614" w:rsidRPr="00D53020" w:rsidRDefault="006F7614" w:rsidP="000623C4">
      <w:pPr>
        <w:suppressLineNumbers/>
        <w:spacing w:line="480" w:lineRule="auto"/>
        <w:contextualSpacing/>
        <w:rPr>
          <w:rFonts w:ascii="Times New Roman" w:hAnsi="Times New Roman" w:cs="Times New Roman"/>
          <w:sz w:val="24"/>
          <w:szCs w:val="24"/>
          <w:lang w:val="en-US"/>
        </w:rPr>
      </w:pPr>
    </w:p>
    <w:p w14:paraId="08130517" w14:textId="77777777" w:rsidR="006F7614" w:rsidRPr="00D53020" w:rsidRDefault="006F7614" w:rsidP="000623C4">
      <w:pPr>
        <w:suppressLineNumbers/>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Megan </w:t>
      </w:r>
      <w:proofErr w:type="spellStart"/>
      <w:r w:rsidRPr="00D53020">
        <w:rPr>
          <w:rFonts w:ascii="Times New Roman" w:hAnsi="Times New Roman" w:cs="Times New Roman"/>
          <w:sz w:val="24"/>
          <w:szCs w:val="24"/>
          <w:lang w:val="en-US"/>
        </w:rPr>
        <w:t>Feddern</w:t>
      </w:r>
      <w:proofErr w:type="spellEnd"/>
      <w:r w:rsidR="00EA68B2" w:rsidRPr="00D53020">
        <w:rPr>
          <w:rFonts w:ascii="Times New Roman" w:hAnsi="Times New Roman" w:cs="Times New Roman"/>
          <w:sz w:val="24"/>
          <w:szCs w:val="24"/>
          <w:lang w:val="en-US"/>
        </w:rPr>
        <w:t xml:space="preserve"> </w:t>
      </w:r>
    </w:p>
    <w:p w14:paraId="7010E79C" w14:textId="77777777" w:rsidR="006F7614" w:rsidRPr="00D53020" w:rsidRDefault="006F7614" w:rsidP="000623C4">
      <w:pPr>
        <w:suppressLineNumbers/>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Gordon Holtgrieve</w:t>
      </w:r>
    </w:p>
    <w:p w14:paraId="49D45056" w14:textId="77777777" w:rsidR="006F7614" w:rsidRPr="00D53020" w:rsidRDefault="006F7614" w:rsidP="000623C4">
      <w:pPr>
        <w:suppressLineNumbers/>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Julia Hart</w:t>
      </w:r>
    </w:p>
    <w:p w14:paraId="7BD5D1BD" w14:textId="77777777" w:rsidR="006F7614" w:rsidRPr="00D53020" w:rsidRDefault="006F7614" w:rsidP="000623C4">
      <w:pPr>
        <w:suppressLineNumbers/>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Hyejoo</w:t>
      </w:r>
      <w:proofErr w:type="spellEnd"/>
      <w:r w:rsidRPr="00D53020">
        <w:rPr>
          <w:rFonts w:ascii="Times New Roman" w:hAnsi="Times New Roman" w:cs="Times New Roman"/>
          <w:sz w:val="24"/>
          <w:szCs w:val="24"/>
          <w:lang w:val="en-US"/>
        </w:rPr>
        <w:t xml:space="preserve"> Ro</w:t>
      </w:r>
    </w:p>
    <w:p w14:paraId="7ABF2B57" w14:textId="54DC37D8" w:rsidR="001C3B0C" w:rsidRPr="00D53020" w:rsidRDefault="00EA68B2" w:rsidP="000623C4">
      <w:pPr>
        <w:suppressLineNumbers/>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Tom Quinn</w:t>
      </w:r>
      <w:r w:rsidR="001C3B0C" w:rsidRPr="00D53020">
        <w:rPr>
          <w:rFonts w:ascii="Times New Roman" w:hAnsi="Times New Roman" w:cs="Times New Roman"/>
          <w:sz w:val="24"/>
          <w:szCs w:val="24"/>
          <w:lang w:val="en-US"/>
        </w:rPr>
        <w:br w:type="page"/>
      </w:r>
    </w:p>
    <w:p w14:paraId="5AE42084" w14:textId="77777777" w:rsidR="00EA68B2" w:rsidRPr="00D53020" w:rsidRDefault="00EA68B2" w:rsidP="000623C4">
      <w:pPr>
        <w:suppressLineNumbers/>
        <w:spacing w:line="480" w:lineRule="auto"/>
        <w:contextualSpacing/>
        <w:rPr>
          <w:rFonts w:ascii="Times New Roman" w:hAnsi="Times New Roman" w:cs="Times New Roman"/>
          <w:b/>
          <w:sz w:val="24"/>
          <w:szCs w:val="24"/>
          <w:lang w:val="en-US"/>
        </w:rPr>
      </w:pPr>
    </w:p>
    <w:p w14:paraId="458362BF" w14:textId="40165335" w:rsidR="00EA68B2" w:rsidRPr="00D53020" w:rsidRDefault="00EA68B2" w:rsidP="000623C4">
      <w:pPr>
        <w:spacing w:line="480" w:lineRule="auto"/>
        <w:contextualSpacing/>
        <w:rPr>
          <w:rFonts w:ascii="Times New Roman" w:hAnsi="Times New Roman" w:cs="Times New Roman"/>
          <w:i/>
          <w:sz w:val="24"/>
          <w:szCs w:val="24"/>
          <w:lang w:val="en-US"/>
        </w:rPr>
      </w:pPr>
      <w:r w:rsidRPr="00D53020">
        <w:rPr>
          <w:rFonts w:ascii="Times New Roman" w:hAnsi="Times New Roman" w:cs="Times New Roman"/>
          <w:b/>
          <w:sz w:val="24"/>
          <w:szCs w:val="24"/>
          <w:lang w:val="en-US"/>
        </w:rPr>
        <w:t xml:space="preserve">Abstract </w:t>
      </w:r>
      <w:r w:rsidRPr="00D53020">
        <w:rPr>
          <w:rFonts w:ascii="Times New Roman" w:hAnsi="Times New Roman" w:cs="Times New Roman"/>
          <w:i/>
          <w:sz w:val="24"/>
          <w:szCs w:val="24"/>
          <w:lang w:val="en-US"/>
        </w:rPr>
        <w:t>(350 words for ecology)</w:t>
      </w:r>
    </w:p>
    <w:p w14:paraId="125ED294" w14:textId="3C1D4005" w:rsidR="002223AF" w:rsidRPr="00D53020" w:rsidRDefault="00EA68B2" w:rsidP="00437777">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Introduction</w:t>
      </w:r>
    </w:p>
    <w:p w14:paraId="7D005ED8" w14:textId="3165FF61" w:rsidR="001B00EE" w:rsidRPr="001B00EE" w:rsidRDefault="00EA68B2" w:rsidP="001B00EE">
      <w:pPr>
        <w:spacing w:after="0" w:line="480" w:lineRule="auto"/>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0623C4" w:rsidRPr="00D53020">
        <w:rPr>
          <w:rFonts w:ascii="Times New Roman" w:hAnsi="Times New Roman" w:cs="Times New Roman"/>
          <w:sz w:val="24"/>
          <w:szCs w:val="24"/>
          <w:lang w:val="en-US"/>
        </w:rPr>
        <w:t>The migration of Pacific salmon (</w:t>
      </w:r>
      <w:r w:rsidR="000623C4" w:rsidRPr="00D53020">
        <w:rPr>
          <w:rFonts w:ascii="Times New Roman" w:hAnsi="Times New Roman" w:cs="Times New Roman"/>
          <w:i/>
          <w:sz w:val="24"/>
          <w:szCs w:val="24"/>
          <w:lang w:val="en-US"/>
        </w:rPr>
        <w:t xml:space="preserve">Oncorhynchus </w:t>
      </w:r>
      <w:r w:rsidR="000623C4" w:rsidRPr="00D53020">
        <w:rPr>
          <w:rFonts w:ascii="Times New Roman" w:hAnsi="Times New Roman" w:cs="Times New Roman"/>
          <w:sz w:val="24"/>
          <w:szCs w:val="24"/>
          <w:lang w:val="en-US"/>
        </w:rPr>
        <w:t xml:space="preserve">spp.) from marine environments </w:t>
      </w:r>
      <w:r w:rsidR="00A267F6" w:rsidRPr="00D53020">
        <w:rPr>
          <w:rFonts w:ascii="Times New Roman" w:hAnsi="Times New Roman" w:cs="Times New Roman"/>
          <w:sz w:val="24"/>
          <w:szCs w:val="24"/>
          <w:lang w:val="en-US"/>
        </w:rPr>
        <w:t>to freshwater spawning grounds</w:t>
      </w:r>
      <w:r w:rsidR="0089766F" w:rsidRPr="00D53020">
        <w:rPr>
          <w:rFonts w:ascii="Times New Roman" w:hAnsi="Times New Roman" w:cs="Times New Roman"/>
          <w:sz w:val="24"/>
          <w:szCs w:val="24"/>
          <w:lang w:val="en-US"/>
        </w:rPr>
        <w:t xml:space="preserve"> contributes</w:t>
      </w:r>
      <w:r w:rsidR="000623C4" w:rsidRPr="00D53020">
        <w:rPr>
          <w:rFonts w:ascii="Times New Roman" w:hAnsi="Times New Roman" w:cs="Times New Roman"/>
          <w:sz w:val="24"/>
          <w:szCs w:val="24"/>
          <w:lang w:val="en-US"/>
        </w:rPr>
        <w:t xml:space="preserve"> </w:t>
      </w:r>
      <w:ins w:id="1" w:author="Gordon Holtgrieve" w:date="2018-08-22T10:10:00Z">
        <w:r w:rsidR="00051B44">
          <w:rPr>
            <w:rFonts w:ascii="Times New Roman" w:hAnsi="Times New Roman" w:cs="Times New Roman"/>
            <w:sz w:val="24"/>
            <w:szCs w:val="24"/>
            <w:lang w:val="en-US"/>
          </w:rPr>
          <w:t xml:space="preserve">substantial </w:t>
        </w:r>
      </w:ins>
      <w:r w:rsidR="001F5F00" w:rsidRPr="00D53020">
        <w:rPr>
          <w:rFonts w:ascii="Times New Roman" w:hAnsi="Times New Roman" w:cs="Times New Roman"/>
          <w:sz w:val="24"/>
          <w:szCs w:val="24"/>
          <w:lang w:val="en-US"/>
        </w:rPr>
        <w:t>nutrients and organic material</w:t>
      </w:r>
      <w:r w:rsidR="000623C4" w:rsidRPr="00D53020">
        <w:rPr>
          <w:rFonts w:ascii="Times New Roman" w:hAnsi="Times New Roman" w:cs="Times New Roman"/>
          <w:sz w:val="24"/>
          <w:szCs w:val="24"/>
          <w:lang w:val="en-US"/>
        </w:rPr>
        <w:t xml:space="preserve"> to </w:t>
      </w:r>
      <w:ins w:id="2" w:author="Gordon Holtgrieve" w:date="2018-08-22T11:57:00Z">
        <w:r w:rsidR="00791961">
          <w:rPr>
            <w:rFonts w:ascii="Times New Roman" w:hAnsi="Times New Roman" w:cs="Times New Roman"/>
            <w:sz w:val="24"/>
            <w:szCs w:val="24"/>
            <w:lang w:val="en-US"/>
          </w:rPr>
          <w:t>inland co</w:t>
        </w:r>
      </w:ins>
      <w:r w:rsidR="00D278BF">
        <w:rPr>
          <w:rFonts w:ascii="Times New Roman" w:hAnsi="Times New Roman" w:cs="Times New Roman"/>
          <w:sz w:val="24"/>
          <w:szCs w:val="24"/>
          <w:lang w:val="en-US"/>
        </w:rPr>
        <w:t>a</w:t>
      </w:r>
      <w:ins w:id="3" w:author="Gordon Holtgrieve" w:date="2018-08-22T11:57:00Z">
        <w:r w:rsidR="00791961">
          <w:rPr>
            <w:rFonts w:ascii="Times New Roman" w:hAnsi="Times New Roman" w:cs="Times New Roman"/>
            <w:sz w:val="24"/>
            <w:szCs w:val="24"/>
            <w:lang w:val="en-US"/>
          </w:rPr>
          <w:t>stal</w:t>
        </w:r>
      </w:ins>
      <w:r w:rsidR="002A6D46" w:rsidRPr="00D53020">
        <w:rPr>
          <w:rFonts w:ascii="Times New Roman" w:hAnsi="Times New Roman" w:cs="Times New Roman"/>
          <w:sz w:val="24"/>
          <w:szCs w:val="24"/>
          <w:lang w:val="en-US"/>
        </w:rPr>
        <w:t xml:space="preserve"> ecosystems</w:t>
      </w:r>
      <w:r w:rsidR="00A267F6" w:rsidRPr="00D53020">
        <w:rPr>
          <w:rFonts w:ascii="Times New Roman" w:hAnsi="Times New Roman" w:cs="Times New Roman"/>
          <w:sz w:val="24"/>
          <w:szCs w:val="24"/>
          <w:lang w:val="en-US"/>
        </w:rPr>
        <w:t xml:space="preserve"> (</w:t>
      </w:r>
      <w:proofErr w:type="spellStart"/>
      <w:r w:rsidR="00A267F6" w:rsidRPr="00D53020">
        <w:rPr>
          <w:rFonts w:ascii="Times New Roman" w:hAnsi="Times New Roman" w:cs="Times New Roman"/>
          <w:sz w:val="24"/>
          <w:szCs w:val="24"/>
          <w:lang w:val="en-US"/>
        </w:rPr>
        <w:t>Gende</w:t>
      </w:r>
      <w:proofErr w:type="spellEnd"/>
      <w:r w:rsidR="00A267F6" w:rsidRPr="00D53020">
        <w:rPr>
          <w:rFonts w:ascii="Times New Roman" w:hAnsi="Times New Roman" w:cs="Times New Roman"/>
          <w:sz w:val="24"/>
          <w:szCs w:val="24"/>
          <w:lang w:val="en-US"/>
        </w:rPr>
        <w:t xml:space="preserve"> et al. 2002</w:t>
      </w:r>
      <w:ins w:id="4" w:author="Gordon Holtgrieve" w:date="2018-08-22T10:08:00Z">
        <w:r w:rsidR="00051B44">
          <w:rPr>
            <w:rFonts w:ascii="Times New Roman" w:hAnsi="Times New Roman" w:cs="Times New Roman"/>
            <w:sz w:val="24"/>
            <w:szCs w:val="24"/>
            <w:lang w:val="en-US"/>
          </w:rPr>
          <w:t xml:space="preserve">, Schindler et al. </w:t>
        </w:r>
      </w:ins>
      <w:ins w:id="5" w:author="Gordon Holtgrieve" w:date="2018-08-22T10:09:00Z">
        <w:r w:rsidR="00051B44">
          <w:rPr>
            <w:rFonts w:ascii="Times New Roman" w:hAnsi="Times New Roman" w:cs="Times New Roman"/>
            <w:sz w:val="24"/>
            <w:szCs w:val="24"/>
            <w:lang w:val="en-US"/>
          </w:rPr>
          <w:t>2003</w:t>
        </w:r>
      </w:ins>
      <w:r w:rsidR="000623C4" w:rsidRPr="00D53020">
        <w:rPr>
          <w:rFonts w:ascii="Times New Roman" w:hAnsi="Times New Roman" w:cs="Times New Roman"/>
          <w:sz w:val="24"/>
          <w:szCs w:val="24"/>
          <w:lang w:val="en-US"/>
        </w:rPr>
        <w:t>)</w:t>
      </w:r>
      <w:ins w:id="6" w:author="Gordon Holtgrieve" w:date="2018-08-22T12:23:00Z">
        <w:r w:rsidR="00437777">
          <w:rPr>
            <w:rFonts w:ascii="Times New Roman" w:hAnsi="Times New Roman" w:cs="Times New Roman"/>
            <w:sz w:val="24"/>
            <w:szCs w:val="24"/>
            <w:lang w:val="en-US"/>
          </w:rPr>
          <w:t xml:space="preserve"> and is a textbook case of cross-ecosystem </w:t>
        </w:r>
      </w:ins>
      <w:ins w:id="7" w:author="Gordon Holtgrieve" w:date="2018-08-22T12:28:00Z">
        <w:r w:rsidR="00437777">
          <w:rPr>
            <w:rFonts w:ascii="Times New Roman" w:hAnsi="Times New Roman" w:cs="Times New Roman"/>
            <w:sz w:val="24"/>
            <w:szCs w:val="24"/>
            <w:lang w:val="en-US"/>
          </w:rPr>
          <w:t xml:space="preserve">nutrient </w:t>
        </w:r>
      </w:ins>
      <w:ins w:id="8" w:author="Gordon Holtgrieve" w:date="2018-08-22T12:23:00Z">
        <w:r w:rsidR="00437777">
          <w:rPr>
            <w:rFonts w:ascii="Times New Roman" w:hAnsi="Times New Roman" w:cs="Times New Roman"/>
            <w:sz w:val="24"/>
            <w:szCs w:val="24"/>
            <w:lang w:val="en-US"/>
          </w:rPr>
          <w:t>subsidies (</w:t>
        </w:r>
      </w:ins>
      <w:proofErr w:type="spellStart"/>
      <w:ins w:id="9" w:author="Gordon Holtgrieve" w:date="2018-08-22T12:28:00Z">
        <w:r w:rsidR="00437777">
          <w:rPr>
            <w:rFonts w:ascii="Times New Roman" w:hAnsi="Times New Roman" w:cs="Times New Roman"/>
            <w:sz w:val="24"/>
            <w:szCs w:val="24"/>
            <w:lang w:val="en-US"/>
          </w:rPr>
          <w:t>sensu</w:t>
        </w:r>
        <w:proofErr w:type="spellEnd"/>
        <w:r w:rsidR="00437777">
          <w:rPr>
            <w:rFonts w:ascii="Times New Roman" w:hAnsi="Times New Roman" w:cs="Times New Roman"/>
            <w:sz w:val="24"/>
            <w:szCs w:val="24"/>
            <w:lang w:val="en-US"/>
          </w:rPr>
          <w:t xml:space="preserve">, </w:t>
        </w:r>
      </w:ins>
      <w:commentRangeStart w:id="10"/>
      <w:ins w:id="11" w:author="Gordon Holtgrieve" w:date="2018-08-22T12:23:00Z">
        <w:r w:rsidR="00437777">
          <w:rPr>
            <w:rFonts w:ascii="Times New Roman" w:hAnsi="Times New Roman" w:cs="Times New Roman"/>
            <w:sz w:val="24"/>
            <w:szCs w:val="24"/>
            <w:lang w:val="en-US"/>
          </w:rPr>
          <w:t xml:space="preserve">Polis </w:t>
        </w:r>
      </w:ins>
      <w:ins w:id="12" w:author="Gordon Holtgrieve" w:date="2018-08-22T12:28:00Z">
        <w:r w:rsidR="00437777">
          <w:rPr>
            <w:rFonts w:ascii="Times New Roman" w:hAnsi="Times New Roman" w:cs="Times New Roman"/>
            <w:sz w:val="24"/>
            <w:szCs w:val="24"/>
            <w:lang w:val="en-US"/>
          </w:rPr>
          <w:t>et al. 2004</w:t>
        </w:r>
        <w:commentRangeEnd w:id="10"/>
        <w:r w:rsidR="00437777">
          <w:rPr>
            <w:rStyle w:val="CommentReference"/>
          </w:rPr>
          <w:commentReference w:id="10"/>
        </w:r>
      </w:ins>
      <w:ins w:id="13" w:author="Gordon Holtgrieve" w:date="2018-08-22T12:23:00Z">
        <w:r w:rsidR="00437777">
          <w:rPr>
            <w:rFonts w:ascii="Times New Roman" w:hAnsi="Times New Roman" w:cs="Times New Roman"/>
            <w:sz w:val="24"/>
            <w:szCs w:val="24"/>
            <w:lang w:val="en-US"/>
          </w:rPr>
          <w:t>)</w:t>
        </w:r>
      </w:ins>
      <w:r w:rsidR="000623C4" w:rsidRPr="00D53020">
        <w:rPr>
          <w:rFonts w:ascii="Times New Roman" w:hAnsi="Times New Roman" w:cs="Times New Roman"/>
          <w:sz w:val="24"/>
          <w:szCs w:val="24"/>
          <w:lang w:val="en-US"/>
        </w:rPr>
        <w:t>.</w:t>
      </w:r>
      <w:r w:rsidR="0031173D" w:rsidRPr="00D53020">
        <w:rPr>
          <w:rFonts w:ascii="Times New Roman" w:hAnsi="Times New Roman" w:cs="Times New Roman"/>
          <w:sz w:val="24"/>
          <w:szCs w:val="24"/>
          <w:lang w:val="en-US"/>
        </w:rPr>
        <w:t xml:space="preserve"> </w:t>
      </w:r>
      <w:ins w:id="14" w:author="Gordon Holtgrieve" w:date="2018-08-22T14:49:00Z">
        <w:del w:id="15" w:author="Microsoft Office User" w:date="2018-08-31T13:31:00Z">
          <w:r w:rsidR="00DA4091" w:rsidDel="00EA5802">
            <w:rPr>
              <w:rFonts w:ascii="Times New Roman" w:hAnsi="Times New Roman" w:cs="Times New Roman"/>
              <w:sz w:val="24"/>
              <w:szCs w:val="24"/>
              <w:lang w:val="en-US"/>
            </w:rPr>
            <w:delText>Many dozens</w:delText>
          </w:r>
        </w:del>
      </w:ins>
      <w:r w:rsidR="00D278BF">
        <w:rPr>
          <w:rFonts w:ascii="Times New Roman" w:hAnsi="Times New Roman" w:cs="Times New Roman"/>
          <w:sz w:val="24"/>
          <w:szCs w:val="24"/>
          <w:lang w:val="en-US"/>
        </w:rPr>
        <w:t xml:space="preserve">Salmon derived nutrients enter freshwater and terrestrial </w:t>
      </w:r>
      <w:r w:rsidR="004137C2">
        <w:rPr>
          <w:rFonts w:ascii="Times New Roman" w:hAnsi="Times New Roman" w:cs="Times New Roman"/>
          <w:sz w:val="24"/>
          <w:szCs w:val="24"/>
          <w:lang w:val="en-US"/>
        </w:rPr>
        <w:t>food webs</w:t>
      </w:r>
      <w:r w:rsidR="00D278BF">
        <w:rPr>
          <w:rFonts w:ascii="Times New Roman" w:hAnsi="Times New Roman" w:cs="Times New Roman"/>
          <w:sz w:val="24"/>
          <w:szCs w:val="24"/>
          <w:lang w:val="en-US"/>
        </w:rPr>
        <w:t xml:space="preserve"> through two pathways: direct consumption by predators</w:t>
      </w:r>
      <w:r w:rsidR="000F61E4">
        <w:rPr>
          <w:rFonts w:ascii="Times New Roman" w:hAnsi="Times New Roman" w:cs="Times New Roman"/>
          <w:sz w:val="24"/>
          <w:szCs w:val="24"/>
          <w:lang w:val="en-US"/>
        </w:rPr>
        <w:t xml:space="preserve"> on salmon or their eggs</w:t>
      </w:r>
      <w:r w:rsidR="009C6E83">
        <w:rPr>
          <w:rFonts w:ascii="Times New Roman" w:hAnsi="Times New Roman" w:cs="Times New Roman"/>
          <w:sz w:val="24"/>
          <w:szCs w:val="24"/>
          <w:lang w:val="en-US"/>
        </w:rPr>
        <w:t>,</w:t>
      </w:r>
      <w:r w:rsidR="00D278BF">
        <w:rPr>
          <w:rFonts w:ascii="Times New Roman" w:hAnsi="Times New Roman" w:cs="Times New Roman"/>
          <w:sz w:val="24"/>
          <w:szCs w:val="24"/>
          <w:lang w:val="en-US"/>
        </w:rPr>
        <w:t xml:space="preserve"> and recycling of nutrients as salmon carcasses decay </w:t>
      </w:r>
      <w:r w:rsidR="009C6E83">
        <w:rPr>
          <w:rFonts w:ascii="Times New Roman" w:hAnsi="Times New Roman" w:cs="Times New Roman"/>
          <w:sz w:val="24"/>
          <w:szCs w:val="24"/>
          <w:lang w:val="en-US"/>
        </w:rPr>
        <w:t xml:space="preserve">and are incorporated into the food web </w:t>
      </w:r>
      <w:r w:rsidR="00D278BF">
        <w:rPr>
          <w:rFonts w:ascii="Times New Roman" w:hAnsi="Times New Roman" w:cs="Times New Roman"/>
          <w:sz w:val="24"/>
          <w:szCs w:val="24"/>
          <w:lang w:val="en-US"/>
        </w:rPr>
        <w:t>via primary production</w:t>
      </w:r>
      <w:r w:rsidR="000F61E4">
        <w:rPr>
          <w:rFonts w:ascii="Times New Roman" w:hAnsi="Times New Roman" w:cs="Times New Roman"/>
          <w:sz w:val="24"/>
          <w:szCs w:val="24"/>
          <w:lang w:val="en-US"/>
        </w:rPr>
        <w:t xml:space="preserve"> </w:t>
      </w:r>
      <w:r w:rsidR="004137C2">
        <w:rPr>
          <w:rFonts w:ascii="Times New Roman" w:hAnsi="Times New Roman" w:cs="Times New Roman"/>
          <w:sz w:val="24"/>
          <w:szCs w:val="24"/>
          <w:lang w:val="en-US"/>
        </w:rPr>
        <w:t>(</w:t>
      </w:r>
      <w:proofErr w:type="spellStart"/>
      <w:r w:rsidR="004137C2">
        <w:rPr>
          <w:rFonts w:ascii="Times New Roman" w:hAnsi="Times New Roman" w:cs="Times New Roman"/>
          <w:sz w:val="24"/>
          <w:szCs w:val="24"/>
          <w:lang w:val="en-US"/>
        </w:rPr>
        <w:t>Gende</w:t>
      </w:r>
      <w:proofErr w:type="spellEnd"/>
      <w:r w:rsidR="004137C2">
        <w:rPr>
          <w:rFonts w:ascii="Times New Roman" w:hAnsi="Times New Roman" w:cs="Times New Roman"/>
          <w:sz w:val="24"/>
          <w:szCs w:val="24"/>
          <w:lang w:val="en-US"/>
        </w:rPr>
        <w:t xml:space="preserve"> et</w:t>
      </w:r>
      <w:r w:rsidR="000F61E4">
        <w:rPr>
          <w:rFonts w:ascii="Times New Roman" w:hAnsi="Times New Roman" w:cs="Times New Roman"/>
          <w:sz w:val="24"/>
          <w:szCs w:val="24"/>
          <w:lang w:val="en-US"/>
        </w:rPr>
        <w:t xml:space="preserve"> al. 2002)</w:t>
      </w:r>
      <w:r w:rsidR="00D278BF">
        <w:rPr>
          <w:rFonts w:ascii="Times New Roman" w:hAnsi="Times New Roman" w:cs="Times New Roman"/>
          <w:sz w:val="24"/>
          <w:szCs w:val="24"/>
          <w:lang w:val="en-US"/>
        </w:rPr>
        <w:t>.</w:t>
      </w:r>
      <w:r w:rsidR="000F61E4" w:rsidRPr="00D53020">
        <w:rPr>
          <w:rFonts w:ascii="Times New Roman" w:hAnsi="Times New Roman" w:cs="Times New Roman"/>
          <w:sz w:val="24"/>
          <w:szCs w:val="24"/>
          <w:lang w:val="en-US"/>
        </w:rPr>
        <w:t xml:space="preserve"> </w:t>
      </w:r>
      <w:ins w:id="16" w:author="Microsoft Office User" w:date="2018-08-31T13:31:00Z">
        <w:r w:rsidR="00914178">
          <w:rPr>
            <w:rFonts w:ascii="Times New Roman" w:hAnsi="Times New Roman" w:cs="Times New Roman"/>
            <w:sz w:val="24"/>
            <w:szCs w:val="24"/>
            <w:lang w:val="en-US"/>
          </w:rPr>
          <w:t>Dozens</w:t>
        </w:r>
      </w:ins>
      <w:ins w:id="17" w:author="Gordon Holtgrieve" w:date="2018-08-22T14:49:00Z">
        <w:r w:rsidR="00914178">
          <w:rPr>
            <w:rFonts w:ascii="Times New Roman" w:hAnsi="Times New Roman" w:cs="Times New Roman"/>
            <w:sz w:val="24"/>
            <w:szCs w:val="24"/>
            <w:lang w:val="en-US"/>
          </w:rPr>
          <w:t xml:space="preserve"> of studies have identified the presence of marine derived nutrients (MDN),</w:t>
        </w:r>
        <w:r w:rsidR="00914178" w:rsidRPr="009E349B">
          <w:rPr>
            <w:rFonts w:ascii="Times New Roman" w:hAnsi="Times New Roman" w:cs="Times New Roman"/>
            <w:sz w:val="24"/>
            <w:szCs w:val="24"/>
            <w:lang w:val="en-US"/>
          </w:rPr>
          <w:t xml:space="preserve"> </w:t>
        </w:r>
        <w:r w:rsidR="00914178">
          <w:rPr>
            <w:rFonts w:ascii="Times New Roman" w:hAnsi="Times New Roman" w:cs="Times New Roman"/>
            <w:sz w:val="24"/>
            <w:szCs w:val="24"/>
            <w:lang w:val="en-US"/>
          </w:rPr>
          <w:t>particularly nitrogen (N)</w:t>
        </w:r>
      </w:ins>
      <w:r w:rsidR="00914178">
        <w:rPr>
          <w:rFonts w:ascii="Times New Roman" w:hAnsi="Times New Roman" w:cs="Times New Roman"/>
          <w:sz w:val="24"/>
          <w:szCs w:val="24"/>
          <w:lang w:val="en-US"/>
        </w:rPr>
        <w:t xml:space="preserve"> </w:t>
      </w:r>
      <w:ins w:id="18" w:author="Gordon Holtgrieve" w:date="2018-08-22T14:49:00Z">
        <w:r w:rsidR="00914178">
          <w:rPr>
            <w:rFonts w:ascii="Times New Roman" w:hAnsi="Times New Roman" w:cs="Times New Roman"/>
            <w:sz w:val="24"/>
            <w:szCs w:val="24"/>
            <w:lang w:val="en-US"/>
          </w:rPr>
          <w:t>from salmon</w:t>
        </w:r>
      </w:ins>
      <w:r w:rsidR="00914178">
        <w:rPr>
          <w:rFonts w:ascii="Times New Roman" w:hAnsi="Times New Roman" w:cs="Times New Roman"/>
          <w:sz w:val="24"/>
          <w:szCs w:val="24"/>
          <w:lang w:val="en-US"/>
        </w:rPr>
        <w:t>,</w:t>
      </w:r>
      <w:ins w:id="19" w:author="Gordon Holtgrieve" w:date="2018-08-22T14:49:00Z">
        <w:r w:rsidR="00914178">
          <w:rPr>
            <w:rFonts w:ascii="Times New Roman" w:hAnsi="Times New Roman" w:cs="Times New Roman"/>
            <w:sz w:val="24"/>
            <w:szCs w:val="24"/>
            <w:lang w:val="en-US"/>
          </w:rPr>
          <w:t xml:space="preserve"> as </w:t>
        </w:r>
      </w:ins>
      <w:r w:rsidR="00914178">
        <w:rPr>
          <w:rFonts w:ascii="Times New Roman" w:hAnsi="Times New Roman" w:cs="Times New Roman"/>
          <w:sz w:val="24"/>
          <w:szCs w:val="24"/>
          <w:lang w:val="en-US"/>
        </w:rPr>
        <w:t>crossing</w:t>
      </w:r>
      <w:ins w:id="20" w:author="Gordon Holtgrieve" w:date="2018-08-22T14:49:00Z">
        <w:r w:rsidR="00914178">
          <w:rPr>
            <w:rFonts w:ascii="Times New Roman" w:hAnsi="Times New Roman" w:cs="Times New Roman"/>
            <w:sz w:val="24"/>
            <w:szCs w:val="24"/>
            <w:lang w:val="en-US"/>
          </w:rPr>
          <w:t xml:space="preserve"> the ecosystem boundaries of rivers, lakes, and stream</w:t>
        </w:r>
      </w:ins>
      <w:r w:rsidR="00914178">
        <w:rPr>
          <w:rFonts w:ascii="Times New Roman" w:hAnsi="Times New Roman" w:cs="Times New Roman"/>
          <w:sz w:val="24"/>
          <w:szCs w:val="24"/>
          <w:lang w:val="en-US"/>
        </w:rPr>
        <w:t>s</w:t>
      </w:r>
      <w:ins w:id="21" w:author="Gordon Holtgrieve" w:date="2018-08-22T14:49:00Z">
        <w:r w:rsidR="00914178">
          <w:rPr>
            <w:rFonts w:ascii="Times New Roman" w:hAnsi="Times New Roman" w:cs="Times New Roman"/>
            <w:sz w:val="24"/>
            <w:szCs w:val="24"/>
            <w:lang w:val="en-US"/>
          </w:rPr>
          <w:t xml:space="preserve"> into </w:t>
        </w:r>
      </w:ins>
      <w:r w:rsidR="00914178">
        <w:rPr>
          <w:rFonts w:ascii="Times New Roman" w:hAnsi="Times New Roman" w:cs="Times New Roman"/>
          <w:sz w:val="24"/>
          <w:szCs w:val="24"/>
          <w:lang w:val="en-US"/>
        </w:rPr>
        <w:t>the</w:t>
      </w:r>
      <w:ins w:id="22" w:author="Gordon Holtgrieve" w:date="2018-08-22T14:49:00Z">
        <w:r w:rsidR="00914178">
          <w:rPr>
            <w:rFonts w:ascii="Times New Roman" w:hAnsi="Times New Roman" w:cs="Times New Roman"/>
            <w:sz w:val="24"/>
            <w:szCs w:val="24"/>
            <w:lang w:val="en-US"/>
          </w:rPr>
          <w:t xml:space="preserve"> terrestrial environment. </w:t>
        </w:r>
      </w:ins>
      <w:r w:rsidR="000F61E4">
        <w:rPr>
          <w:rFonts w:ascii="Times New Roman" w:hAnsi="Times New Roman" w:cs="Times New Roman"/>
          <w:sz w:val="24"/>
          <w:szCs w:val="24"/>
          <w:lang w:val="en-US"/>
        </w:rPr>
        <w:t>T</w:t>
      </w:r>
      <w:r w:rsidR="00097220" w:rsidRPr="00D53020">
        <w:rPr>
          <w:rFonts w:ascii="Times New Roman" w:hAnsi="Times New Roman" w:cs="Times New Roman"/>
          <w:sz w:val="24"/>
          <w:szCs w:val="24"/>
          <w:lang w:val="en-US"/>
        </w:rPr>
        <w:t xml:space="preserve">he </w:t>
      </w:r>
      <w:ins w:id="23" w:author="Gordon Holtgrieve" w:date="2018-08-22T10:53:00Z">
        <w:r w:rsidR="00036E80">
          <w:rPr>
            <w:rFonts w:ascii="Times New Roman" w:hAnsi="Times New Roman" w:cs="Times New Roman"/>
            <w:sz w:val="24"/>
            <w:szCs w:val="24"/>
            <w:lang w:val="en-US"/>
          </w:rPr>
          <w:t xml:space="preserve">large </w:t>
        </w:r>
      </w:ins>
      <w:r w:rsidR="00097220" w:rsidRPr="00D53020">
        <w:rPr>
          <w:rFonts w:ascii="Times New Roman" w:hAnsi="Times New Roman" w:cs="Times New Roman"/>
          <w:sz w:val="24"/>
          <w:szCs w:val="24"/>
          <w:lang w:val="en-US"/>
        </w:rPr>
        <w:t xml:space="preserve">body of research </w:t>
      </w:r>
      <w:commentRangeStart w:id="24"/>
      <w:r w:rsidR="00097220" w:rsidRPr="00D53020">
        <w:rPr>
          <w:rFonts w:ascii="Times New Roman" w:hAnsi="Times New Roman" w:cs="Times New Roman"/>
          <w:sz w:val="24"/>
          <w:szCs w:val="24"/>
          <w:lang w:val="en-US"/>
        </w:rPr>
        <w:t xml:space="preserve">focused on </w:t>
      </w:r>
      <w:r w:rsidR="007243FC" w:rsidRPr="00D53020">
        <w:rPr>
          <w:rFonts w:ascii="Times New Roman" w:hAnsi="Times New Roman" w:cs="Times New Roman"/>
          <w:sz w:val="24"/>
          <w:szCs w:val="24"/>
          <w:lang w:val="en-US"/>
        </w:rPr>
        <w:t xml:space="preserve">the </w:t>
      </w:r>
      <w:r w:rsidR="00097220" w:rsidRPr="00D53020">
        <w:rPr>
          <w:rFonts w:ascii="Times New Roman" w:hAnsi="Times New Roman" w:cs="Times New Roman"/>
          <w:sz w:val="24"/>
          <w:szCs w:val="24"/>
          <w:lang w:val="en-US"/>
        </w:rPr>
        <w:t xml:space="preserve">contributions </w:t>
      </w:r>
      <w:r w:rsidR="007243FC" w:rsidRPr="00D53020">
        <w:rPr>
          <w:rFonts w:ascii="Times New Roman" w:hAnsi="Times New Roman" w:cs="Times New Roman"/>
          <w:sz w:val="24"/>
          <w:szCs w:val="24"/>
          <w:lang w:val="en-US"/>
        </w:rPr>
        <w:t xml:space="preserve">of </w:t>
      </w:r>
      <w:ins w:id="25" w:author="Gordon Holtgrieve" w:date="2018-08-22T14:51:00Z">
        <w:r w:rsidR="00FB742D">
          <w:rPr>
            <w:rFonts w:ascii="Times New Roman" w:hAnsi="Times New Roman" w:cs="Times New Roman"/>
            <w:sz w:val="24"/>
            <w:szCs w:val="24"/>
            <w:lang w:val="en-US"/>
          </w:rPr>
          <w:t xml:space="preserve">salmon </w:t>
        </w:r>
      </w:ins>
      <w:r w:rsidR="00097220" w:rsidRPr="00D53020">
        <w:rPr>
          <w:rFonts w:ascii="Times New Roman" w:hAnsi="Times New Roman" w:cs="Times New Roman"/>
          <w:sz w:val="24"/>
          <w:szCs w:val="24"/>
          <w:lang w:val="en-US"/>
        </w:rPr>
        <w:t xml:space="preserve">to surrounding ecosystems is </w:t>
      </w:r>
      <w:r w:rsidR="0075325A" w:rsidRPr="00D53020">
        <w:rPr>
          <w:rFonts w:ascii="Times New Roman" w:hAnsi="Times New Roman" w:cs="Times New Roman"/>
          <w:sz w:val="24"/>
          <w:szCs w:val="24"/>
          <w:lang w:val="en-US"/>
        </w:rPr>
        <w:t>primarily</w:t>
      </w:r>
      <w:commentRangeEnd w:id="24"/>
      <w:r w:rsidR="00036E80">
        <w:rPr>
          <w:rStyle w:val="CommentReference"/>
        </w:rPr>
        <w:commentReference w:id="24"/>
      </w:r>
      <w:r w:rsidR="0075325A" w:rsidRPr="00D53020">
        <w:rPr>
          <w:rFonts w:ascii="Times New Roman" w:hAnsi="Times New Roman" w:cs="Times New Roman"/>
          <w:sz w:val="24"/>
          <w:szCs w:val="24"/>
          <w:lang w:val="en-US"/>
        </w:rPr>
        <w:t xml:space="preserve"> </w:t>
      </w:r>
      <w:r w:rsidR="00097220" w:rsidRPr="00D53020">
        <w:rPr>
          <w:rFonts w:ascii="Times New Roman" w:hAnsi="Times New Roman" w:cs="Times New Roman"/>
          <w:sz w:val="24"/>
          <w:szCs w:val="24"/>
          <w:lang w:val="en-US"/>
        </w:rPr>
        <w:t xml:space="preserve">based on </w:t>
      </w:r>
      <w:ins w:id="26" w:author="Gordon Holtgrieve" w:date="2018-08-22T10:14:00Z">
        <w:r w:rsidR="00051B44">
          <w:rPr>
            <w:rFonts w:ascii="Times New Roman" w:hAnsi="Times New Roman" w:cs="Times New Roman"/>
            <w:sz w:val="24"/>
            <w:szCs w:val="24"/>
            <w:lang w:val="en-US"/>
          </w:rPr>
          <w:t xml:space="preserve">nitrogen </w:t>
        </w:r>
      </w:ins>
      <w:r w:rsidR="00097220" w:rsidRPr="00D53020">
        <w:rPr>
          <w:rFonts w:ascii="Times New Roman" w:hAnsi="Times New Roman" w:cs="Times New Roman"/>
          <w:sz w:val="24"/>
          <w:szCs w:val="24"/>
          <w:lang w:val="en-US"/>
        </w:rPr>
        <w:t xml:space="preserve">stable isotope analysis </w:t>
      </w:r>
      <w:r w:rsidR="00E03AE8" w:rsidRPr="00D53020">
        <w:rPr>
          <w:rFonts w:ascii="Times New Roman" w:hAnsi="Times New Roman" w:cs="Times New Roman"/>
          <w:sz w:val="24"/>
          <w:szCs w:val="24"/>
          <w:lang w:val="en-US"/>
        </w:rPr>
        <w:t>(</w:t>
      </w:r>
      <w:r w:rsidR="00E03AE8" w:rsidRPr="00D53020">
        <w:rPr>
          <w:rFonts w:ascii="Times New Roman" w:hAnsi="Times New Roman" w:cs="Times New Roman"/>
          <w:sz w:val="24"/>
          <w:szCs w:val="24"/>
          <w:vertAlign w:val="superscript"/>
          <w:lang w:val="en-US"/>
        </w:rPr>
        <w:t>15</w:t>
      </w:r>
      <w:r w:rsidR="00E03AE8" w:rsidRPr="00D53020">
        <w:rPr>
          <w:rFonts w:ascii="Times New Roman" w:hAnsi="Times New Roman" w:cs="Times New Roman"/>
          <w:sz w:val="24"/>
          <w:szCs w:val="24"/>
          <w:lang w:val="en-US"/>
        </w:rPr>
        <w:t>N/</w:t>
      </w:r>
      <w:r w:rsidR="00E03AE8" w:rsidRPr="00D53020">
        <w:rPr>
          <w:rFonts w:ascii="Times New Roman" w:hAnsi="Times New Roman" w:cs="Times New Roman"/>
          <w:sz w:val="24"/>
          <w:szCs w:val="24"/>
          <w:vertAlign w:val="superscript"/>
          <w:lang w:val="en-US"/>
        </w:rPr>
        <w:t>14</w:t>
      </w:r>
      <w:r w:rsidR="00E03AE8" w:rsidRPr="00D53020">
        <w:rPr>
          <w:rFonts w:ascii="Times New Roman" w:hAnsi="Times New Roman" w:cs="Times New Roman"/>
          <w:sz w:val="24"/>
          <w:szCs w:val="24"/>
          <w:lang w:val="en-US"/>
        </w:rPr>
        <w:t>N)</w:t>
      </w:r>
      <w:r w:rsidR="00097220" w:rsidRPr="00D53020">
        <w:rPr>
          <w:rFonts w:ascii="Times New Roman" w:hAnsi="Times New Roman" w:cs="Times New Roman"/>
          <w:sz w:val="24"/>
          <w:szCs w:val="24"/>
          <w:lang w:val="en-US"/>
        </w:rPr>
        <w:t xml:space="preserve">. </w:t>
      </w:r>
      <w:r w:rsidR="0075325A" w:rsidRPr="00D53020">
        <w:rPr>
          <w:rFonts w:ascii="Times New Roman" w:hAnsi="Times New Roman" w:cs="Times New Roman"/>
          <w:sz w:val="24"/>
          <w:szCs w:val="24"/>
          <w:lang w:val="en-US"/>
        </w:rPr>
        <w:t xml:space="preserve">Salmon </w:t>
      </w:r>
      <w:ins w:id="27" w:author="Gordon Holtgrieve" w:date="2018-08-22T12:31:00Z">
        <w:r w:rsidR="00DA3D87">
          <w:rPr>
            <w:rFonts w:ascii="Times New Roman" w:hAnsi="Times New Roman" w:cs="Times New Roman"/>
            <w:sz w:val="24"/>
            <w:szCs w:val="24"/>
            <w:lang w:val="en-US"/>
          </w:rPr>
          <w:t>are</w:t>
        </w:r>
      </w:ins>
      <w:r w:rsidR="0075325A" w:rsidRPr="00D53020">
        <w:rPr>
          <w:rFonts w:ascii="Times New Roman" w:hAnsi="Times New Roman" w:cs="Times New Roman"/>
          <w:sz w:val="24"/>
          <w:szCs w:val="24"/>
          <w:lang w:val="en-US"/>
        </w:rPr>
        <w:t xml:space="preserve"> enriched in </w:t>
      </w:r>
      <w:r w:rsidR="0075325A" w:rsidRPr="00D53020">
        <w:rPr>
          <w:rFonts w:ascii="Times New Roman" w:hAnsi="Times New Roman" w:cs="Times New Roman"/>
          <w:sz w:val="24"/>
          <w:szCs w:val="24"/>
          <w:vertAlign w:val="superscript"/>
          <w:lang w:val="en-US"/>
        </w:rPr>
        <w:t>15</w:t>
      </w:r>
      <w:r w:rsidR="0075325A" w:rsidRPr="00D53020">
        <w:rPr>
          <w:rFonts w:ascii="Times New Roman" w:hAnsi="Times New Roman" w:cs="Times New Roman"/>
          <w:sz w:val="24"/>
          <w:szCs w:val="24"/>
          <w:lang w:val="en-US"/>
        </w:rPr>
        <w:t xml:space="preserve">N relative to </w:t>
      </w:r>
      <w:r w:rsidR="0075325A" w:rsidRPr="00D53020">
        <w:rPr>
          <w:rFonts w:ascii="Times New Roman" w:hAnsi="Times New Roman" w:cs="Times New Roman"/>
          <w:sz w:val="24"/>
          <w:szCs w:val="24"/>
          <w:vertAlign w:val="superscript"/>
          <w:lang w:val="en-US"/>
        </w:rPr>
        <w:t>14</w:t>
      </w:r>
      <w:r w:rsidR="0075325A" w:rsidRPr="00D53020">
        <w:rPr>
          <w:rFonts w:ascii="Times New Roman" w:hAnsi="Times New Roman" w:cs="Times New Roman"/>
          <w:sz w:val="24"/>
          <w:szCs w:val="24"/>
          <w:lang w:val="en-US"/>
        </w:rPr>
        <w:t xml:space="preserve">N when compared to </w:t>
      </w:r>
      <w:ins w:id="28" w:author="Gordon Holtgrieve" w:date="2018-08-22T10:15:00Z">
        <w:r w:rsidR="00051B44">
          <w:rPr>
            <w:rFonts w:ascii="Times New Roman" w:hAnsi="Times New Roman" w:cs="Times New Roman"/>
            <w:sz w:val="24"/>
            <w:szCs w:val="24"/>
            <w:lang w:val="en-US"/>
          </w:rPr>
          <w:t>watershed-derived</w:t>
        </w:r>
        <w:r w:rsidR="00051B44" w:rsidRPr="00D53020">
          <w:rPr>
            <w:rFonts w:ascii="Times New Roman" w:hAnsi="Times New Roman" w:cs="Times New Roman"/>
            <w:sz w:val="24"/>
            <w:szCs w:val="24"/>
            <w:lang w:val="en-US"/>
          </w:rPr>
          <w:t xml:space="preserve"> </w:t>
        </w:r>
      </w:ins>
      <w:r w:rsidR="002571B1" w:rsidRPr="00D53020">
        <w:rPr>
          <w:rFonts w:ascii="Times New Roman" w:hAnsi="Times New Roman" w:cs="Times New Roman"/>
          <w:sz w:val="24"/>
          <w:szCs w:val="24"/>
          <w:lang w:val="en-US"/>
        </w:rPr>
        <w:t>nitrogen</w:t>
      </w:r>
      <w:r w:rsidR="00057878" w:rsidRPr="00D53020">
        <w:rPr>
          <w:rFonts w:ascii="Times New Roman" w:hAnsi="Times New Roman" w:cs="Times New Roman"/>
          <w:sz w:val="24"/>
          <w:szCs w:val="24"/>
          <w:lang w:val="en-US"/>
        </w:rPr>
        <w:t>;</w:t>
      </w:r>
      <w:r w:rsidR="007243FC" w:rsidRPr="00D53020">
        <w:rPr>
          <w:rFonts w:ascii="Times New Roman" w:hAnsi="Times New Roman" w:cs="Times New Roman"/>
          <w:sz w:val="24"/>
          <w:szCs w:val="24"/>
          <w:lang w:val="en-US"/>
        </w:rPr>
        <w:t xml:space="preserve"> </w:t>
      </w:r>
      <w:ins w:id="29" w:author="Gordon Holtgrieve" w:date="2018-08-22T14:51:00Z">
        <w:r w:rsidR="00350556">
          <w:rPr>
            <w:rFonts w:ascii="Times New Roman" w:hAnsi="Times New Roman" w:cs="Times New Roman"/>
            <w:sz w:val="24"/>
            <w:szCs w:val="24"/>
            <w:lang w:val="en-US"/>
          </w:rPr>
          <w:t xml:space="preserve">as such, </w:t>
        </w:r>
      </w:ins>
      <w:ins w:id="30" w:author="Gordon Holtgrieve" w:date="2018-08-22T10:19:00Z">
        <w:r w:rsidR="00611133">
          <w:rPr>
            <w:rFonts w:ascii="Times New Roman" w:hAnsi="Times New Roman" w:cs="Times New Roman"/>
            <w:sz w:val="24"/>
            <w:szCs w:val="24"/>
            <w:lang w:val="en-US"/>
          </w:rPr>
          <w:t>the elevated abundance</w:t>
        </w:r>
      </w:ins>
      <w:r w:rsidR="007243FC" w:rsidRPr="00D53020">
        <w:rPr>
          <w:rFonts w:ascii="Times New Roman" w:hAnsi="Times New Roman" w:cs="Times New Roman"/>
          <w:sz w:val="24"/>
          <w:szCs w:val="24"/>
          <w:lang w:val="en-US"/>
        </w:rPr>
        <w:t xml:space="preserve"> of the heavier isotope can be used to trace the </w:t>
      </w:r>
      <w:r w:rsidR="005729FE">
        <w:rPr>
          <w:rFonts w:ascii="Times New Roman" w:hAnsi="Times New Roman" w:cs="Times New Roman"/>
          <w:sz w:val="24"/>
          <w:szCs w:val="24"/>
          <w:lang w:val="en-US"/>
        </w:rPr>
        <w:t>presence</w:t>
      </w:r>
      <w:r w:rsidR="007243FC" w:rsidRPr="00D53020">
        <w:rPr>
          <w:rFonts w:ascii="Times New Roman" w:hAnsi="Times New Roman" w:cs="Times New Roman"/>
          <w:sz w:val="24"/>
          <w:szCs w:val="24"/>
          <w:lang w:val="en-US"/>
        </w:rPr>
        <w:t xml:space="preserve"> of MDN</w:t>
      </w:r>
      <w:r w:rsidR="00F225EC" w:rsidRPr="00D53020">
        <w:rPr>
          <w:rFonts w:ascii="Times New Roman" w:hAnsi="Times New Roman" w:cs="Times New Roman"/>
          <w:sz w:val="24"/>
          <w:szCs w:val="24"/>
          <w:lang w:val="en-US"/>
        </w:rPr>
        <w:t xml:space="preserve"> (Schindler et al. 2003).</w:t>
      </w:r>
      <w:r w:rsidR="0075325A" w:rsidRPr="00D53020">
        <w:rPr>
          <w:rFonts w:ascii="Times New Roman" w:hAnsi="Times New Roman" w:cs="Times New Roman"/>
          <w:sz w:val="24"/>
          <w:szCs w:val="24"/>
          <w:lang w:val="en-US"/>
        </w:rPr>
        <w:t xml:space="preserve"> </w:t>
      </w:r>
      <w:ins w:id="31" w:author="Gordon Holtgrieve" w:date="2018-08-22T14:51:00Z">
        <w:r w:rsidR="00867F48">
          <w:rPr>
            <w:rFonts w:ascii="Times New Roman" w:hAnsi="Times New Roman" w:cs="Times New Roman"/>
            <w:sz w:val="24"/>
            <w:szCs w:val="24"/>
            <w:lang w:val="en-US"/>
          </w:rPr>
          <w:t xml:space="preserve">These </w:t>
        </w:r>
      </w:ins>
      <w:ins w:id="32" w:author="Gordon Holtgrieve" w:date="2018-08-22T10:20:00Z">
        <w:r w:rsidR="00611133">
          <w:rPr>
            <w:rFonts w:ascii="Times New Roman" w:hAnsi="Times New Roman" w:cs="Times New Roman"/>
            <w:sz w:val="24"/>
            <w:szCs w:val="24"/>
            <w:lang w:val="en-US"/>
          </w:rPr>
          <w:t>analyses</w:t>
        </w:r>
      </w:ins>
      <w:ins w:id="33" w:author="Gordon Holtgrieve" w:date="2018-08-22T14:51:00Z">
        <w:r w:rsidR="00867F48">
          <w:rPr>
            <w:rFonts w:ascii="Times New Roman" w:hAnsi="Times New Roman" w:cs="Times New Roman"/>
            <w:sz w:val="24"/>
            <w:szCs w:val="24"/>
            <w:lang w:val="en-US"/>
          </w:rPr>
          <w:t xml:space="preserve"> </w:t>
        </w:r>
      </w:ins>
      <w:ins w:id="34" w:author="Gordon Holtgrieve" w:date="2018-08-22T10:15:00Z">
        <w:r w:rsidR="00051B44">
          <w:rPr>
            <w:rFonts w:ascii="Times New Roman" w:hAnsi="Times New Roman" w:cs="Times New Roman"/>
            <w:sz w:val="24"/>
            <w:szCs w:val="24"/>
            <w:lang w:val="en-US"/>
          </w:rPr>
          <w:t>ha</w:t>
        </w:r>
      </w:ins>
      <w:ins w:id="35" w:author="Gordon Holtgrieve" w:date="2018-08-22T10:20:00Z">
        <w:r w:rsidR="00611133">
          <w:rPr>
            <w:rFonts w:ascii="Times New Roman" w:hAnsi="Times New Roman" w:cs="Times New Roman"/>
            <w:sz w:val="24"/>
            <w:szCs w:val="24"/>
            <w:lang w:val="en-US"/>
          </w:rPr>
          <w:t>ve</w:t>
        </w:r>
      </w:ins>
      <w:ins w:id="36" w:author="Gordon Holtgrieve" w:date="2018-08-22T10:15:00Z">
        <w:r w:rsidR="00051B44">
          <w:rPr>
            <w:rFonts w:ascii="Times New Roman" w:hAnsi="Times New Roman" w:cs="Times New Roman"/>
            <w:sz w:val="24"/>
            <w:szCs w:val="24"/>
            <w:lang w:val="en-US"/>
          </w:rPr>
          <w:t xml:space="preserve"> </w:t>
        </w:r>
      </w:ins>
      <w:ins w:id="37" w:author="Gordon Holtgrieve" w:date="2018-08-22T11:42:00Z">
        <w:r w:rsidR="00EB44D6">
          <w:rPr>
            <w:rFonts w:ascii="Times New Roman" w:hAnsi="Times New Roman" w:cs="Times New Roman"/>
            <w:sz w:val="24"/>
            <w:szCs w:val="24"/>
            <w:lang w:val="en-US"/>
          </w:rPr>
          <w:t xml:space="preserve">shown significant contribution of salmon </w:t>
        </w:r>
      </w:ins>
      <w:ins w:id="38" w:author="Gordon Holtgrieve" w:date="2018-08-22T11:44:00Z">
        <w:r w:rsidR="00EB44D6">
          <w:rPr>
            <w:rFonts w:ascii="Times New Roman" w:hAnsi="Times New Roman" w:cs="Times New Roman"/>
            <w:sz w:val="24"/>
            <w:szCs w:val="24"/>
            <w:lang w:val="en-US"/>
          </w:rPr>
          <w:t xml:space="preserve">N </w:t>
        </w:r>
      </w:ins>
      <w:ins w:id="39" w:author="Gordon Holtgrieve" w:date="2018-08-22T11:42:00Z">
        <w:r w:rsidR="00EB44D6">
          <w:rPr>
            <w:rFonts w:ascii="Times New Roman" w:hAnsi="Times New Roman" w:cs="Times New Roman"/>
            <w:sz w:val="24"/>
            <w:szCs w:val="24"/>
            <w:lang w:val="en-US"/>
          </w:rPr>
          <w:t xml:space="preserve">to </w:t>
        </w:r>
      </w:ins>
      <w:ins w:id="40" w:author="Gordon Holtgrieve" w:date="2018-08-22T11:44:00Z">
        <w:r w:rsidR="00EB44D6">
          <w:rPr>
            <w:rFonts w:ascii="Times New Roman" w:hAnsi="Times New Roman" w:cs="Times New Roman"/>
            <w:sz w:val="24"/>
            <w:szCs w:val="24"/>
            <w:lang w:val="en-US"/>
          </w:rPr>
          <w:t>total N</w:t>
        </w:r>
      </w:ins>
      <w:r w:rsidR="000F61E4">
        <w:rPr>
          <w:rFonts w:ascii="Times New Roman" w:hAnsi="Times New Roman" w:cs="Times New Roman"/>
          <w:sz w:val="24"/>
          <w:szCs w:val="24"/>
          <w:lang w:val="en-US"/>
        </w:rPr>
        <w:t xml:space="preserve"> via the </w:t>
      </w:r>
      <w:r w:rsidR="00293DC2">
        <w:rPr>
          <w:rFonts w:ascii="Times New Roman" w:hAnsi="Times New Roman" w:cs="Times New Roman"/>
          <w:sz w:val="24"/>
          <w:szCs w:val="24"/>
          <w:lang w:val="en-US"/>
        </w:rPr>
        <w:t xml:space="preserve">direct-consumption </w:t>
      </w:r>
      <w:r w:rsidR="000F61E4">
        <w:rPr>
          <w:rFonts w:ascii="Times New Roman" w:hAnsi="Times New Roman" w:cs="Times New Roman"/>
          <w:sz w:val="24"/>
          <w:szCs w:val="24"/>
          <w:lang w:val="en-US"/>
        </w:rPr>
        <w:t>pathway</w:t>
      </w:r>
      <w:r w:rsidR="000F61E4">
        <w:rPr>
          <w:rFonts w:ascii="Times New Roman" w:hAnsi="Times New Roman" w:cs="Times New Roman"/>
          <w:sz w:val="24"/>
          <w:szCs w:val="24"/>
          <w:lang w:val="en-US"/>
        </w:rPr>
        <w:t>.</w:t>
      </w:r>
      <w:r w:rsidR="000F61E4">
        <w:rPr>
          <w:rFonts w:ascii="Times New Roman" w:hAnsi="Times New Roman" w:cs="Times New Roman"/>
          <w:sz w:val="24"/>
          <w:szCs w:val="24"/>
          <w:lang w:val="en-US"/>
        </w:rPr>
        <w:t xml:space="preserve"> </w:t>
      </w:r>
      <w:ins w:id="41" w:author="Gordon Holtgrieve" w:date="2018-08-22T11:43:00Z">
        <w:r w:rsidR="00EB44D6">
          <w:rPr>
            <w:rFonts w:ascii="Times New Roman" w:hAnsi="Times New Roman" w:cs="Times New Roman"/>
            <w:sz w:val="24"/>
            <w:szCs w:val="24"/>
            <w:lang w:val="en-US"/>
          </w:rPr>
          <w:t xml:space="preserve">For example, the </w:t>
        </w:r>
      </w:ins>
      <w:ins w:id="42" w:author="Gordon Holtgrieve" w:date="2018-08-23T12:06:00Z">
        <w:r w:rsidR="004B7A40">
          <w:rPr>
            <w:rFonts w:ascii="Times New Roman" w:hAnsi="Times New Roman" w:cs="Times New Roman"/>
            <w:sz w:val="24"/>
            <w:szCs w:val="24"/>
            <w:lang w:val="en-US"/>
          </w:rPr>
          <w:t>proportion</w:t>
        </w:r>
      </w:ins>
      <w:ins w:id="43" w:author="Gordon Holtgrieve" w:date="2018-08-22T11:45:00Z">
        <w:r w:rsidR="00EB44D6">
          <w:rPr>
            <w:rFonts w:ascii="Times New Roman" w:hAnsi="Times New Roman" w:cs="Times New Roman"/>
            <w:sz w:val="24"/>
            <w:szCs w:val="24"/>
            <w:lang w:val="en-US"/>
          </w:rPr>
          <w:t xml:space="preserve"> </w:t>
        </w:r>
      </w:ins>
      <w:ins w:id="44" w:author="Gordon Holtgrieve" w:date="2018-08-22T11:43:00Z">
        <w:r w:rsidR="00EB44D6">
          <w:rPr>
            <w:rFonts w:ascii="Times New Roman" w:hAnsi="Times New Roman" w:cs="Times New Roman"/>
            <w:sz w:val="24"/>
            <w:szCs w:val="24"/>
            <w:lang w:val="en-US"/>
          </w:rPr>
          <w:t xml:space="preserve">of N derived from salmon ranges from </w:t>
        </w:r>
      </w:ins>
      <w:r w:rsidR="004137C2">
        <w:rPr>
          <w:rFonts w:ascii="Times New Roman" w:hAnsi="Times New Roman" w:cs="Times New Roman"/>
          <w:sz w:val="24"/>
          <w:szCs w:val="24"/>
          <w:lang w:val="en-US"/>
        </w:rPr>
        <w:t>30%-75% in fish and aquatic invertebrates (</w:t>
      </w:r>
      <w:proofErr w:type="spellStart"/>
      <w:r w:rsidR="004137C2">
        <w:rPr>
          <w:rFonts w:ascii="Times New Roman" w:hAnsi="Times New Roman" w:cs="Times New Roman"/>
          <w:sz w:val="24"/>
          <w:szCs w:val="24"/>
          <w:lang w:val="en-US"/>
        </w:rPr>
        <w:t>Naiman</w:t>
      </w:r>
      <w:proofErr w:type="spellEnd"/>
      <w:r w:rsidR="004137C2">
        <w:rPr>
          <w:rFonts w:ascii="Times New Roman" w:hAnsi="Times New Roman" w:cs="Times New Roman"/>
          <w:sz w:val="24"/>
          <w:szCs w:val="24"/>
          <w:lang w:val="en-US"/>
        </w:rPr>
        <w:t xml:space="preserve"> et al. 2002)</w:t>
      </w:r>
      <w:ins w:id="45" w:author="Gordon Holtgrieve" w:date="2018-08-22T11:45:00Z">
        <w:r w:rsidR="00EB44D6">
          <w:rPr>
            <w:rFonts w:ascii="Times New Roman" w:hAnsi="Times New Roman" w:cs="Times New Roman"/>
            <w:sz w:val="24"/>
            <w:szCs w:val="24"/>
            <w:lang w:val="en-US"/>
          </w:rPr>
          <w:t xml:space="preserve">, </w:t>
        </w:r>
      </w:ins>
      <w:r w:rsidR="005729FE">
        <w:rPr>
          <w:rFonts w:ascii="Times New Roman" w:hAnsi="Times New Roman" w:cs="Times New Roman"/>
          <w:sz w:val="24"/>
          <w:szCs w:val="24"/>
          <w:lang w:val="en-US"/>
        </w:rPr>
        <w:t>10 – 90%</w:t>
      </w:r>
      <w:ins w:id="46" w:author="Gordon Holtgrieve" w:date="2018-08-22T11:45:00Z">
        <w:r w:rsidR="00EB44D6">
          <w:rPr>
            <w:rFonts w:ascii="Times New Roman" w:hAnsi="Times New Roman" w:cs="Times New Roman"/>
            <w:sz w:val="24"/>
            <w:szCs w:val="24"/>
            <w:lang w:val="en-US"/>
          </w:rPr>
          <w:t xml:space="preserve"> in </w:t>
        </w:r>
      </w:ins>
      <w:ins w:id="47" w:author="Gordon Holtgrieve" w:date="2018-08-22T11:46:00Z">
        <w:r w:rsidR="00EB44D6">
          <w:rPr>
            <w:rFonts w:ascii="Times New Roman" w:hAnsi="Times New Roman" w:cs="Times New Roman"/>
            <w:sz w:val="24"/>
            <w:szCs w:val="24"/>
            <w:lang w:val="en-US"/>
          </w:rPr>
          <w:t xml:space="preserve">piscivorous </w:t>
        </w:r>
      </w:ins>
      <w:ins w:id="48" w:author="Gordon Holtgrieve" w:date="2018-08-22T11:45:00Z">
        <w:r w:rsidR="00EB44D6">
          <w:rPr>
            <w:rFonts w:ascii="Times New Roman" w:hAnsi="Times New Roman" w:cs="Times New Roman"/>
            <w:sz w:val="24"/>
            <w:szCs w:val="24"/>
            <w:lang w:val="en-US"/>
          </w:rPr>
          <w:t>mam</w:t>
        </w:r>
      </w:ins>
      <w:r w:rsidR="005729FE">
        <w:rPr>
          <w:rFonts w:ascii="Times New Roman" w:hAnsi="Times New Roman" w:cs="Times New Roman"/>
          <w:sz w:val="24"/>
          <w:szCs w:val="24"/>
          <w:lang w:val="en-US"/>
        </w:rPr>
        <w:t>m</w:t>
      </w:r>
      <w:ins w:id="49" w:author="Gordon Holtgrieve" w:date="2018-08-22T11:45:00Z">
        <w:r w:rsidR="00EB44D6">
          <w:rPr>
            <w:rFonts w:ascii="Times New Roman" w:hAnsi="Times New Roman" w:cs="Times New Roman"/>
            <w:sz w:val="24"/>
            <w:szCs w:val="24"/>
            <w:lang w:val="en-US"/>
          </w:rPr>
          <w:t>als</w:t>
        </w:r>
      </w:ins>
      <w:r w:rsidR="004137C2">
        <w:rPr>
          <w:rFonts w:ascii="Times New Roman" w:hAnsi="Times New Roman" w:cs="Times New Roman"/>
          <w:sz w:val="24"/>
          <w:szCs w:val="24"/>
          <w:lang w:val="en-US"/>
        </w:rPr>
        <w:t xml:space="preserve"> such as bears</w:t>
      </w:r>
      <w:ins w:id="50" w:author="Gordon Holtgrieve" w:date="2018-08-22T11:45:00Z">
        <w:r w:rsidR="00EB44D6">
          <w:rPr>
            <w:rFonts w:ascii="Times New Roman" w:hAnsi="Times New Roman" w:cs="Times New Roman"/>
            <w:sz w:val="24"/>
            <w:szCs w:val="24"/>
            <w:lang w:val="en-US"/>
          </w:rPr>
          <w:t xml:space="preserve">, and </w:t>
        </w:r>
      </w:ins>
      <w:r w:rsidR="00F65032">
        <w:rPr>
          <w:rFonts w:ascii="Times New Roman" w:hAnsi="Times New Roman" w:cs="Times New Roman"/>
          <w:sz w:val="24"/>
          <w:szCs w:val="24"/>
          <w:lang w:val="en-US"/>
        </w:rPr>
        <w:t>20 - 40</w:t>
      </w:r>
      <w:r w:rsidR="005729FE">
        <w:rPr>
          <w:rFonts w:ascii="Times New Roman" w:hAnsi="Times New Roman" w:cs="Times New Roman"/>
          <w:sz w:val="24"/>
          <w:szCs w:val="24"/>
          <w:lang w:val="en-US"/>
        </w:rPr>
        <w:t>%</w:t>
      </w:r>
      <w:ins w:id="51" w:author="Gordon Holtgrieve" w:date="2018-08-22T11:45:00Z">
        <w:r w:rsidR="00EB44D6">
          <w:rPr>
            <w:rFonts w:ascii="Times New Roman" w:hAnsi="Times New Roman" w:cs="Times New Roman"/>
            <w:sz w:val="24"/>
            <w:szCs w:val="24"/>
            <w:lang w:val="en-US"/>
          </w:rPr>
          <w:t xml:space="preserve"> in </w:t>
        </w:r>
      </w:ins>
      <w:ins w:id="52" w:author="Gordon Holtgrieve" w:date="2018-08-22T11:46:00Z">
        <w:r w:rsidR="00EB44D6">
          <w:rPr>
            <w:rFonts w:ascii="Times New Roman" w:hAnsi="Times New Roman" w:cs="Times New Roman"/>
            <w:sz w:val="24"/>
            <w:szCs w:val="24"/>
            <w:lang w:val="en-US"/>
          </w:rPr>
          <w:t>piscivorous fishes</w:t>
        </w:r>
      </w:ins>
      <w:r w:rsidR="005729FE">
        <w:rPr>
          <w:rFonts w:ascii="Times New Roman" w:hAnsi="Times New Roman" w:cs="Times New Roman"/>
          <w:sz w:val="24"/>
          <w:szCs w:val="24"/>
          <w:lang w:val="en-US"/>
        </w:rPr>
        <w:t xml:space="preserve"> near salmon spawning grounds</w:t>
      </w:r>
      <w:ins w:id="53" w:author="Gordon Holtgrieve" w:date="2018-08-22T11:44:00Z">
        <w:r w:rsidR="00EB44D6">
          <w:rPr>
            <w:rFonts w:ascii="Times New Roman" w:hAnsi="Times New Roman" w:cs="Times New Roman"/>
            <w:sz w:val="24"/>
            <w:szCs w:val="24"/>
            <w:lang w:val="en-US"/>
          </w:rPr>
          <w:t xml:space="preserve"> </w:t>
        </w:r>
      </w:ins>
      <w:r w:rsidR="00AE380F" w:rsidRPr="00D53020">
        <w:rPr>
          <w:rFonts w:ascii="Times New Roman" w:hAnsi="Times New Roman" w:cs="Times New Roman"/>
          <w:sz w:val="24"/>
          <w:szCs w:val="24"/>
          <w:lang w:val="en-US"/>
        </w:rPr>
        <w:t>(</w:t>
      </w:r>
      <w:proofErr w:type="spellStart"/>
      <w:r w:rsidR="005729FE">
        <w:rPr>
          <w:rFonts w:ascii="Times New Roman" w:hAnsi="Times New Roman" w:cs="Times New Roman"/>
          <w:sz w:val="24"/>
          <w:szCs w:val="24"/>
          <w:lang w:val="en-US"/>
        </w:rPr>
        <w:t>Hilderbrand</w:t>
      </w:r>
      <w:proofErr w:type="spellEnd"/>
      <w:r w:rsidR="005729FE">
        <w:rPr>
          <w:rFonts w:ascii="Times New Roman" w:hAnsi="Times New Roman" w:cs="Times New Roman"/>
          <w:sz w:val="24"/>
          <w:szCs w:val="24"/>
          <w:lang w:val="en-US"/>
        </w:rPr>
        <w:t xml:space="preserve"> et al. 1997; </w:t>
      </w:r>
      <w:r w:rsidR="00AE380F" w:rsidRPr="00D53020">
        <w:rPr>
          <w:rFonts w:ascii="Times New Roman" w:hAnsi="Times New Roman" w:cs="Times New Roman"/>
          <w:sz w:val="24"/>
          <w:szCs w:val="24"/>
          <w:lang w:val="en-US"/>
        </w:rPr>
        <w:t xml:space="preserve">Hicks et al. 2005; </w:t>
      </w:r>
      <w:proofErr w:type="spellStart"/>
      <w:r w:rsidR="00AE380F" w:rsidRPr="00D53020">
        <w:rPr>
          <w:rFonts w:ascii="Times New Roman" w:hAnsi="Times New Roman" w:cs="Times New Roman"/>
          <w:sz w:val="24"/>
          <w:szCs w:val="24"/>
          <w:lang w:val="en-US"/>
        </w:rPr>
        <w:t>Chaloner</w:t>
      </w:r>
      <w:proofErr w:type="spellEnd"/>
      <w:r w:rsidR="00AE380F" w:rsidRPr="00D53020">
        <w:rPr>
          <w:rFonts w:ascii="Times New Roman" w:hAnsi="Times New Roman" w:cs="Times New Roman"/>
          <w:sz w:val="24"/>
          <w:szCs w:val="24"/>
          <w:lang w:val="en-US"/>
        </w:rPr>
        <w:t xml:space="preserve"> et al 2002; </w:t>
      </w:r>
      <w:proofErr w:type="spellStart"/>
      <w:r w:rsidR="00AE380F" w:rsidRPr="00D53020">
        <w:rPr>
          <w:rFonts w:ascii="Times New Roman" w:hAnsi="Times New Roman" w:cs="Times New Roman"/>
          <w:sz w:val="24"/>
          <w:szCs w:val="24"/>
          <w:lang w:val="en-US"/>
        </w:rPr>
        <w:t>Claeson</w:t>
      </w:r>
      <w:proofErr w:type="spellEnd"/>
      <w:r w:rsidR="00AE380F" w:rsidRPr="00D53020">
        <w:rPr>
          <w:rFonts w:ascii="Times New Roman" w:hAnsi="Times New Roman" w:cs="Times New Roman"/>
          <w:sz w:val="24"/>
          <w:szCs w:val="24"/>
          <w:lang w:val="en-US"/>
        </w:rPr>
        <w:t xml:space="preserve"> et al. 2006)</w:t>
      </w:r>
      <w:r w:rsidR="00AE380F" w:rsidRPr="00D53020">
        <w:rPr>
          <w:rFonts w:ascii="Times New Roman" w:hAnsi="Times New Roman" w:cs="Times New Roman"/>
          <w:i/>
          <w:sz w:val="24"/>
          <w:szCs w:val="24"/>
          <w:lang w:val="en-US"/>
        </w:rPr>
        <w:t>.</w:t>
      </w:r>
    </w:p>
    <w:p w14:paraId="200E5195" w14:textId="5A285BD3" w:rsidR="00951AAE" w:rsidRPr="005729FE" w:rsidRDefault="001B00EE" w:rsidP="001B00EE">
      <w:pPr>
        <w:spacing w:after="0"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T</w:t>
      </w:r>
      <w:ins w:id="54" w:author="Gordon Holtgrieve" w:date="2018-08-22T11:59:00Z">
        <w:r>
          <w:rPr>
            <w:rFonts w:ascii="Times New Roman" w:hAnsi="Times New Roman" w:cs="Times New Roman"/>
            <w:sz w:val="24"/>
            <w:szCs w:val="24"/>
            <w:lang w:val="en-US"/>
          </w:rPr>
          <w:t xml:space="preserve">he </w:t>
        </w:r>
      </w:ins>
      <w:ins w:id="55" w:author="Gordon Holtgrieve" w:date="2018-08-22T12:19:00Z">
        <w:r>
          <w:rPr>
            <w:rFonts w:ascii="Times New Roman" w:hAnsi="Times New Roman" w:cs="Times New Roman"/>
            <w:sz w:val="24"/>
            <w:szCs w:val="24"/>
            <w:lang w:val="en-US"/>
          </w:rPr>
          <w:t xml:space="preserve">annual return of this </w:t>
        </w:r>
      </w:ins>
      <w:ins w:id="56" w:author="Gordon Holtgrieve" w:date="2018-08-22T12:20:00Z">
        <w:r>
          <w:rPr>
            <w:rFonts w:ascii="Times New Roman" w:hAnsi="Times New Roman" w:cs="Times New Roman"/>
            <w:sz w:val="24"/>
            <w:szCs w:val="24"/>
            <w:lang w:val="en-US"/>
          </w:rPr>
          <w:t>predictable and abundant, yet t</w:t>
        </w:r>
      </w:ins>
      <w:ins w:id="57" w:author="Gordon Holtgrieve" w:date="2018-08-22T12:17:00Z">
        <w:r>
          <w:rPr>
            <w:rFonts w:ascii="Times New Roman" w:hAnsi="Times New Roman" w:cs="Times New Roman"/>
            <w:sz w:val="24"/>
            <w:szCs w:val="24"/>
            <w:lang w:val="en-US"/>
          </w:rPr>
          <w:t xml:space="preserve">emporally </w:t>
        </w:r>
      </w:ins>
      <w:ins w:id="58" w:author="Gordon Holtgrieve" w:date="2018-08-22T12:19:00Z">
        <w:r>
          <w:rPr>
            <w:rFonts w:ascii="Times New Roman" w:hAnsi="Times New Roman" w:cs="Times New Roman"/>
            <w:sz w:val="24"/>
            <w:szCs w:val="24"/>
            <w:lang w:val="en-US"/>
          </w:rPr>
          <w:t>limited</w:t>
        </w:r>
      </w:ins>
      <w:ins w:id="59" w:author="Gordon Holtgrieve" w:date="2018-08-22T12:20:00Z">
        <w:r>
          <w:rPr>
            <w:rFonts w:ascii="Times New Roman" w:hAnsi="Times New Roman" w:cs="Times New Roman"/>
            <w:sz w:val="24"/>
            <w:szCs w:val="24"/>
            <w:lang w:val="en-US"/>
          </w:rPr>
          <w:t>, high quality</w:t>
        </w:r>
      </w:ins>
      <w:ins w:id="60" w:author="Gordon Holtgrieve" w:date="2018-08-22T12:17:00Z">
        <w:r>
          <w:rPr>
            <w:rFonts w:ascii="Times New Roman" w:hAnsi="Times New Roman" w:cs="Times New Roman"/>
            <w:sz w:val="24"/>
            <w:szCs w:val="24"/>
            <w:lang w:val="en-US"/>
          </w:rPr>
          <w:t xml:space="preserve"> </w:t>
        </w:r>
      </w:ins>
      <w:ins w:id="61" w:author="Gordon Holtgrieve" w:date="2018-08-22T12:18:00Z">
        <w:r>
          <w:rPr>
            <w:rFonts w:ascii="Times New Roman" w:hAnsi="Times New Roman" w:cs="Times New Roman"/>
            <w:sz w:val="24"/>
            <w:szCs w:val="24"/>
            <w:lang w:val="en-US"/>
          </w:rPr>
          <w:t xml:space="preserve">resource </w:t>
        </w:r>
      </w:ins>
      <w:ins w:id="62" w:author="Gordon Holtgrieve" w:date="2018-08-22T12:32:00Z">
        <w:r>
          <w:rPr>
            <w:rFonts w:ascii="Times New Roman" w:hAnsi="Times New Roman" w:cs="Times New Roman"/>
            <w:sz w:val="24"/>
            <w:szCs w:val="24"/>
            <w:lang w:val="en-US"/>
          </w:rPr>
          <w:t>drives the foraging ecology of both terrestrial and aquatic consumers throughout their range (Schindler et al 2013).</w:t>
        </w:r>
      </w:ins>
      <w:ins w:id="63" w:author="Gordon Holtgrieve" w:date="2018-08-22T12:40:00Z">
        <w:r>
          <w:rPr>
            <w:rFonts w:ascii="Times New Roman" w:hAnsi="Times New Roman" w:cs="Times New Roman"/>
            <w:sz w:val="24"/>
            <w:szCs w:val="24"/>
            <w:lang w:val="en-US"/>
          </w:rPr>
          <w:t xml:space="preserve">  </w:t>
        </w:r>
      </w:ins>
      <w:r w:rsidRPr="00D53020">
        <w:rPr>
          <w:rFonts w:ascii="Times New Roman" w:hAnsi="Times New Roman" w:cs="Times New Roman"/>
          <w:sz w:val="24"/>
          <w:szCs w:val="24"/>
          <w:lang w:val="en-US"/>
        </w:rPr>
        <w:t xml:space="preserve">Carcasses and roe are </w:t>
      </w:r>
      <w:ins w:id="64" w:author="Gordon Holtgrieve" w:date="2018-08-22T11:58:00Z">
        <w:r>
          <w:rPr>
            <w:rFonts w:ascii="Times New Roman" w:hAnsi="Times New Roman" w:cs="Times New Roman"/>
            <w:sz w:val="24"/>
            <w:szCs w:val="24"/>
            <w:lang w:val="en-US"/>
          </w:rPr>
          <w:t xml:space="preserve">documented </w:t>
        </w:r>
      </w:ins>
      <w:r w:rsidRPr="00D53020">
        <w:rPr>
          <w:rFonts w:ascii="Times New Roman" w:hAnsi="Times New Roman" w:cs="Times New Roman"/>
          <w:sz w:val="24"/>
          <w:szCs w:val="24"/>
          <w:lang w:val="en-US"/>
        </w:rPr>
        <w:t xml:space="preserve">prey for </w:t>
      </w:r>
      <w:ins w:id="65" w:author="Gordon Holtgrieve" w:date="2018-08-22T11:58:00Z">
        <w:r>
          <w:rPr>
            <w:rFonts w:ascii="Times New Roman" w:hAnsi="Times New Roman" w:cs="Times New Roman"/>
            <w:sz w:val="24"/>
            <w:szCs w:val="24"/>
            <w:lang w:val="en-US"/>
          </w:rPr>
          <w:lastRenderedPageBreak/>
          <w:t xml:space="preserve">over </w:t>
        </w:r>
      </w:ins>
      <w:r>
        <w:rPr>
          <w:rFonts w:ascii="Times New Roman" w:hAnsi="Times New Roman" w:cs="Times New Roman"/>
          <w:sz w:val="24"/>
          <w:szCs w:val="24"/>
          <w:lang w:val="en-US"/>
        </w:rPr>
        <w:t>22 species of mammals and birds</w:t>
      </w:r>
      <w:ins w:id="66" w:author="Gordon Holtgrieve" w:date="2018-08-22T11:59:00Z">
        <w:r>
          <w:rPr>
            <w:rFonts w:ascii="Times New Roman" w:hAnsi="Times New Roman" w:cs="Times New Roman"/>
            <w:sz w:val="24"/>
            <w:szCs w:val="24"/>
            <w:lang w:val="en-US"/>
          </w:rPr>
          <w:t xml:space="preserve"> </w:t>
        </w:r>
      </w:ins>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Cenderholm</w:t>
      </w:r>
      <w:proofErr w:type="spellEnd"/>
      <w:r>
        <w:rPr>
          <w:rFonts w:ascii="Times New Roman" w:hAnsi="Times New Roman" w:cs="Times New Roman"/>
          <w:sz w:val="24"/>
          <w:szCs w:val="24"/>
          <w:lang w:val="en-US"/>
        </w:rPr>
        <w:t xml:space="preserve"> et al. 1989), and invertebrates (</w:t>
      </w:r>
      <w:proofErr w:type="spellStart"/>
      <w:r>
        <w:rPr>
          <w:rFonts w:ascii="Times New Roman" w:hAnsi="Times New Roman" w:cs="Times New Roman"/>
          <w:sz w:val="24"/>
          <w:szCs w:val="24"/>
          <w:lang w:val="en-US"/>
        </w:rPr>
        <w:t>Minakawa</w:t>
      </w:r>
      <w:proofErr w:type="spellEnd"/>
      <w:r>
        <w:rPr>
          <w:rFonts w:ascii="Times New Roman" w:hAnsi="Times New Roman" w:cs="Times New Roman"/>
          <w:sz w:val="24"/>
          <w:szCs w:val="24"/>
          <w:lang w:val="en-US"/>
        </w:rPr>
        <w:t xml:space="preserve"> et al. 2002, Winder et al. 2005). </w:t>
      </w:r>
      <w:r w:rsidR="00AE380F" w:rsidRPr="00D53020">
        <w:rPr>
          <w:rFonts w:ascii="Times New Roman" w:hAnsi="Times New Roman" w:cs="Times New Roman"/>
          <w:i/>
          <w:sz w:val="24"/>
          <w:szCs w:val="24"/>
          <w:lang w:val="en-US"/>
        </w:rPr>
        <w:t xml:space="preserve"> </w:t>
      </w:r>
      <w:r w:rsidR="005729FE">
        <w:rPr>
          <w:rFonts w:ascii="Times New Roman" w:hAnsi="Times New Roman" w:cs="Times New Roman"/>
          <w:sz w:val="24"/>
          <w:szCs w:val="24"/>
          <w:lang w:val="en-US"/>
        </w:rPr>
        <w:t xml:space="preserve">It is important to </w:t>
      </w:r>
      <w:r w:rsidR="004137C2">
        <w:rPr>
          <w:rFonts w:ascii="Times New Roman" w:hAnsi="Times New Roman" w:cs="Times New Roman"/>
          <w:sz w:val="24"/>
          <w:szCs w:val="24"/>
          <w:lang w:val="en-US"/>
        </w:rPr>
        <w:t>note presence of MDN derived from stable isotope analysis should no</w:t>
      </w:r>
      <w:r>
        <w:rPr>
          <w:rFonts w:ascii="Times New Roman" w:hAnsi="Times New Roman" w:cs="Times New Roman"/>
          <w:sz w:val="24"/>
          <w:szCs w:val="24"/>
          <w:lang w:val="en-US"/>
        </w:rPr>
        <w:t>t be conflated with importance and d</w:t>
      </w:r>
      <w:r w:rsidR="008F2225">
        <w:rPr>
          <w:rFonts w:ascii="Times New Roman" w:hAnsi="Times New Roman" w:cs="Times New Roman"/>
          <w:sz w:val="24"/>
          <w:szCs w:val="24"/>
          <w:lang w:val="en-US"/>
        </w:rPr>
        <w:t>emonstrating</w:t>
      </w:r>
      <w:r w:rsidR="00CD5589">
        <w:rPr>
          <w:rFonts w:ascii="Times New Roman" w:hAnsi="Times New Roman" w:cs="Times New Roman"/>
          <w:sz w:val="24"/>
          <w:szCs w:val="24"/>
          <w:lang w:val="en-US"/>
        </w:rPr>
        <w:t xml:space="preserve"> the </w:t>
      </w:r>
      <w:r w:rsidR="008F2225">
        <w:rPr>
          <w:rFonts w:ascii="Times New Roman" w:hAnsi="Times New Roman" w:cs="Times New Roman"/>
          <w:sz w:val="24"/>
          <w:szCs w:val="24"/>
          <w:lang w:val="en-US"/>
        </w:rPr>
        <w:t xml:space="preserve">presence and distribution of MDN does not elucidate its effect on ecosystem dynamics. </w:t>
      </w:r>
      <w:r w:rsidR="00263009">
        <w:rPr>
          <w:rFonts w:ascii="Times New Roman" w:hAnsi="Times New Roman" w:cs="Times New Roman"/>
          <w:sz w:val="24"/>
          <w:szCs w:val="24"/>
          <w:lang w:val="en-US"/>
        </w:rPr>
        <w:t>Nonetheless it is well documented MDN is both present and important for direct consumers</w:t>
      </w:r>
      <w:r w:rsidR="00276081">
        <w:rPr>
          <w:rFonts w:ascii="Times New Roman" w:hAnsi="Times New Roman" w:cs="Times New Roman"/>
          <w:sz w:val="24"/>
          <w:szCs w:val="24"/>
          <w:lang w:val="en-US"/>
        </w:rPr>
        <w:t xml:space="preserve"> in terrestrial and freshwater ecosystems</w:t>
      </w:r>
      <w:r w:rsidR="00263009">
        <w:rPr>
          <w:rFonts w:ascii="Times New Roman" w:hAnsi="Times New Roman" w:cs="Times New Roman"/>
          <w:sz w:val="24"/>
          <w:szCs w:val="24"/>
          <w:lang w:val="en-US"/>
        </w:rPr>
        <w:t xml:space="preserve">. Bear population density, body size, and reproductive output </w:t>
      </w:r>
      <w:r w:rsidR="008F2225">
        <w:rPr>
          <w:rFonts w:ascii="Times New Roman" w:hAnsi="Times New Roman" w:cs="Times New Roman"/>
          <w:sz w:val="24"/>
          <w:szCs w:val="24"/>
          <w:lang w:val="en-US"/>
        </w:rPr>
        <w:t>have</w:t>
      </w:r>
      <w:r w:rsidR="00263009">
        <w:rPr>
          <w:rFonts w:ascii="Times New Roman" w:hAnsi="Times New Roman" w:cs="Times New Roman"/>
          <w:sz w:val="24"/>
          <w:szCs w:val="24"/>
          <w:lang w:val="en-US"/>
        </w:rPr>
        <w:t xml:space="preserve"> been correlated with increased MDN (</w:t>
      </w:r>
      <w:proofErr w:type="spellStart"/>
      <w:r w:rsidR="00263009">
        <w:rPr>
          <w:rFonts w:ascii="Times New Roman" w:hAnsi="Times New Roman" w:cs="Times New Roman"/>
          <w:sz w:val="24"/>
          <w:szCs w:val="24"/>
          <w:lang w:val="en-US"/>
        </w:rPr>
        <w:t>Hilderbrand</w:t>
      </w:r>
      <w:proofErr w:type="spellEnd"/>
      <w:r w:rsidR="00263009">
        <w:rPr>
          <w:rFonts w:ascii="Times New Roman" w:hAnsi="Times New Roman" w:cs="Times New Roman"/>
          <w:sz w:val="24"/>
          <w:szCs w:val="24"/>
          <w:lang w:val="en-US"/>
        </w:rPr>
        <w:t xml:space="preserve"> et al. 1999). </w:t>
      </w:r>
      <w:r w:rsidR="00DC2795">
        <w:rPr>
          <w:rFonts w:ascii="Times New Roman" w:hAnsi="Times New Roman" w:cs="Times New Roman"/>
          <w:sz w:val="24"/>
          <w:szCs w:val="24"/>
          <w:lang w:val="en-US"/>
        </w:rPr>
        <w:t>Increased salmon carcasses generally result in elevated growth rates of both invertebrates and juvenile salmonids (</w:t>
      </w:r>
      <w:proofErr w:type="spellStart"/>
      <w:r w:rsidR="00DC2795">
        <w:rPr>
          <w:rFonts w:ascii="Times New Roman" w:hAnsi="Times New Roman" w:cs="Times New Roman"/>
          <w:sz w:val="24"/>
          <w:szCs w:val="24"/>
          <w:lang w:val="en-US"/>
        </w:rPr>
        <w:t>Minakawa</w:t>
      </w:r>
      <w:proofErr w:type="spellEnd"/>
      <w:r w:rsidR="00DC2795">
        <w:rPr>
          <w:rFonts w:ascii="Times New Roman" w:hAnsi="Times New Roman" w:cs="Times New Roman"/>
          <w:sz w:val="24"/>
          <w:szCs w:val="24"/>
          <w:lang w:val="en-US"/>
        </w:rPr>
        <w:t xml:space="preserve"> et al. 2002, </w:t>
      </w:r>
      <w:proofErr w:type="spellStart"/>
      <w:r w:rsidR="00DC2795">
        <w:rPr>
          <w:rFonts w:ascii="Times New Roman" w:hAnsi="Times New Roman" w:cs="Times New Roman"/>
          <w:sz w:val="24"/>
          <w:szCs w:val="24"/>
          <w:lang w:val="en-US"/>
        </w:rPr>
        <w:t>Wipfli</w:t>
      </w:r>
      <w:proofErr w:type="spellEnd"/>
      <w:r w:rsidR="00DC2795">
        <w:rPr>
          <w:rFonts w:ascii="Times New Roman" w:hAnsi="Times New Roman" w:cs="Times New Roman"/>
          <w:sz w:val="24"/>
          <w:szCs w:val="24"/>
          <w:lang w:val="en-US"/>
        </w:rPr>
        <w:t xml:space="preserve"> et al. 2002). </w:t>
      </w:r>
      <w:r w:rsidR="00830F3A">
        <w:rPr>
          <w:rFonts w:ascii="Times New Roman" w:hAnsi="Times New Roman" w:cs="Times New Roman"/>
          <w:sz w:val="24"/>
          <w:szCs w:val="24"/>
          <w:lang w:val="en-US"/>
        </w:rPr>
        <w:t>In aquatic ecosystem higher</w:t>
      </w:r>
      <w:r w:rsidR="00830F3A" w:rsidRPr="00D53020">
        <w:rPr>
          <w:rFonts w:ascii="Times New Roman" w:hAnsi="Times New Roman" w:cs="Times New Roman"/>
          <w:sz w:val="24"/>
          <w:szCs w:val="24"/>
          <w:lang w:val="en-US"/>
        </w:rPr>
        <w:t xml:space="preserve"> salmon returns </w:t>
      </w:r>
      <w:ins w:id="67" w:author="Gordon Holtgrieve" w:date="2018-08-22T11:46:00Z">
        <w:r w:rsidR="00830F3A">
          <w:rPr>
            <w:rFonts w:ascii="Times New Roman" w:hAnsi="Times New Roman" w:cs="Times New Roman"/>
            <w:sz w:val="24"/>
            <w:szCs w:val="24"/>
            <w:lang w:val="en-US"/>
          </w:rPr>
          <w:t>are correlated with</w:t>
        </w:r>
      </w:ins>
      <w:r w:rsidR="00830F3A" w:rsidRPr="00D53020">
        <w:rPr>
          <w:rFonts w:ascii="Times New Roman" w:hAnsi="Times New Roman" w:cs="Times New Roman"/>
          <w:sz w:val="24"/>
          <w:szCs w:val="24"/>
          <w:lang w:val="en-US"/>
        </w:rPr>
        <w:t xml:space="preserve"> </w:t>
      </w:r>
      <w:ins w:id="68" w:author="Gordon Holtgrieve" w:date="2018-08-22T10:15:00Z">
        <w:r w:rsidR="00830F3A">
          <w:rPr>
            <w:rFonts w:ascii="Times New Roman" w:hAnsi="Times New Roman" w:cs="Times New Roman"/>
            <w:sz w:val="24"/>
            <w:szCs w:val="24"/>
            <w:lang w:val="en-US"/>
          </w:rPr>
          <w:t xml:space="preserve">enriched </w:t>
        </w:r>
      </w:ins>
      <w:r w:rsidR="00830F3A" w:rsidRPr="00D53020">
        <w:rPr>
          <w:rFonts w:ascii="Times New Roman" w:hAnsi="Times New Roman" w:cs="Times New Roman"/>
          <w:sz w:val="24"/>
          <w:szCs w:val="24"/>
          <w:vertAlign w:val="superscript"/>
          <w:lang w:val="en-US"/>
        </w:rPr>
        <w:t>15</w:t>
      </w:r>
      <w:r w:rsidR="00830F3A" w:rsidRPr="00D53020">
        <w:rPr>
          <w:rFonts w:ascii="Times New Roman" w:hAnsi="Times New Roman" w:cs="Times New Roman"/>
          <w:sz w:val="24"/>
          <w:szCs w:val="24"/>
          <w:lang w:val="en-US"/>
        </w:rPr>
        <w:t>N in</w:t>
      </w:r>
      <w:ins w:id="69" w:author="Gordon Holtgrieve" w:date="2018-08-22T11:46:00Z">
        <w:r w:rsidR="00830F3A">
          <w:rPr>
            <w:rFonts w:ascii="Times New Roman" w:hAnsi="Times New Roman" w:cs="Times New Roman"/>
            <w:sz w:val="24"/>
            <w:szCs w:val="24"/>
            <w:lang w:val="en-US"/>
          </w:rPr>
          <w:t xml:space="preserve"> lower trophic levels including</w:t>
        </w:r>
      </w:ins>
      <w:r w:rsidR="00830F3A" w:rsidRPr="00D53020">
        <w:rPr>
          <w:rFonts w:ascii="Times New Roman" w:hAnsi="Times New Roman" w:cs="Times New Roman"/>
          <w:sz w:val="24"/>
          <w:szCs w:val="24"/>
          <w:lang w:val="en-US"/>
        </w:rPr>
        <w:t xml:space="preserve"> zooplankton and periphyton (Finney et al. 2000; </w:t>
      </w:r>
      <w:proofErr w:type="spellStart"/>
      <w:r w:rsidR="00830F3A" w:rsidRPr="00D53020">
        <w:rPr>
          <w:rFonts w:ascii="Times New Roman" w:hAnsi="Times New Roman" w:cs="Times New Roman"/>
          <w:sz w:val="24"/>
          <w:szCs w:val="24"/>
          <w:lang w:val="en-US"/>
        </w:rPr>
        <w:t>Holtgrieve</w:t>
      </w:r>
      <w:proofErr w:type="spellEnd"/>
      <w:r w:rsidR="00830F3A" w:rsidRPr="00D53020">
        <w:rPr>
          <w:rFonts w:ascii="Times New Roman" w:hAnsi="Times New Roman" w:cs="Times New Roman"/>
          <w:sz w:val="24"/>
          <w:szCs w:val="24"/>
          <w:lang w:val="en-US"/>
        </w:rPr>
        <w:t xml:space="preserve"> et al. 2010).</w:t>
      </w:r>
      <w:r w:rsidR="00830F3A">
        <w:rPr>
          <w:rFonts w:ascii="Times New Roman" w:hAnsi="Times New Roman" w:cs="Times New Roman"/>
          <w:sz w:val="24"/>
          <w:szCs w:val="24"/>
          <w:lang w:val="en-US"/>
        </w:rPr>
        <w:t xml:space="preserve"> </w:t>
      </w:r>
      <w:r w:rsidR="00830F3A">
        <w:rPr>
          <w:rFonts w:ascii="Times New Roman" w:hAnsi="Times New Roman" w:cs="Times New Roman"/>
          <w:sz w:val="24"/>
          <w:szCs w:val="24"/>
          <w:lang w:val="en-US"/>
        </w:rPr>
        <w:t xml:space="preserve">Density, condition factors, and size increases for juvenile </w:t>
      </w:r>
      <w:proofErr w:type="spellStart"/>
      <w:r w:rsidR="00830F3A">
        <w:rPr>
          <w:rFonts w:ascii="Times New Roman" w:hAnsi="Times New Roman" w:cs="Times New Roman"/>
          <w:sz w:val="24"/>
          <w:szCs w:val="24"/>
          <w:lang w:val="en-US"/>
        </w:rPr>
        <w:t>coho</w:t>
      </w:r>
      <w:proofErr w:type="spellEnd"/>
      <w:r w:rsidR="00830F3A">
        <w:rPr>
          <w:rFonts w:ascii="Times New Roman" w:hAnsi="Times New Roman" w:cs="Times New Roman"/>
          <w:sz w:val="24"/>
          <w:szCs w:val="24"/>
          <w:lang w:val="en-US"/>
        </w:rPr>
        <w:t xml:space="preserve"> salmon with the addition of salmon carcasses, and is correlated with an increase of MDN estimated by stable isotope analysis (Bilby et al. 1998).  </w:t>
      </w:r>
    </w:p>
    <w:p w14:paraId="56E47123" w14:textId="3840372C" w:rsidR="005729FE" w:rsidRDefault="005729FE" w:rsidP="009E349B">
      <w:pPr>
        <w:spacing w:after="0" w:line="480" w:lineRule="auto"/>
        <w:rPr>
          <w:ins w:id="70" w:author="Gordon Holtgrieve" w:date="2018-08-22T12:51:00Z"/>
          <w:rFonts w:ascii="Times New Roman" w:hAnsi="Times New Roman" w:cs="Times New Roman"/>
          <w:sz w:val="24"/>
          <w:szCs w:val="24"/>
          <w:lang w:val="en-US"/>
        </w:rPr>
      </w:pPr>
      <w:r>
        <w:rPr>
          <w:rFonts w:ascii="Times New Roman" w:hAnsi="Times New Roman" w:cs="Times New Roman"/>
          <w:sz w:val="24"/>
          <w:szCs w:val="24"/>
          <w:lang w:val="en-US"/>
        </w:rPr>
        <w:tab/>
        <w:t>Stable isotope analysis has been used in a similar manner to trace the presence of MDN in primary</w:t>
      </w:r>
      <w:r w:rsidR="00830F3A">
        <w:rPr>
          <w:rFonts w:ascii="Times New Roman" w:hAnsi="Times New Roman" w:cs="Times New Roman"/>
          <w:sz w:val="24"/>
          <w:szCs w:val="24"/>
          <w:lang w:val="en-US"/>
        </w:rPr>
        <w:t xml:space="preserve"> producers and thus track its incorporation into the food web via nutrient recycling. </w:t>
      </w:r>
      <w:r w:rsidR="002B1B07">
        <w:rPr>
          <w:rFonts w:ascii="Times New Roman" w:hAnsi="Times New Roman" w:cs="Times New Roman"/>
          <w:sz w:val="24"/>
          <w:szCs w:val="24"/>
          <w:lang w:val="en-US"/>
        </w:rPr>
        <w:t xml:space="preserve">Via this bottom up pathway, algae and bacteria uptake dissolved nutrients which are then consumed by predators and transferred through the food web. </w:t>
      </w:r>
      <w:r w:rsidR="00F96816">
        <w:rPr>
          <w:rFonts w:ascii="Times New Roman" w:hAnsi="Times New Roman" w:cs="Times New Roman"/>
          <w:sz w:val="24"/>
          <w:szCs w:val="24"/>
          <w:lang w:val="en-US"/>
        </w:rPr>
        <w:t>It has been posited salmon increase primary and subsequently secondary production by providing limited nutrients (N and P) (</w:t>
      </w:r>
      <w:proofErr w:type="spellStart"/>
      <w:r w:rsidR="00F96816">
        <w:rPr>
          <w:rFonts w:ascii="Times New Roman" w:hAnsi="Times New Roman" w:cs="Times New Roman"/>
          <w:sz w:val="24"/>
          <w:szCs w:val="24"/>
          <w:lang w:val="en-US"/>
        </w:rPr>
        <w:t>Holt</w:t>
      </w:r>
      <w:r w:rsidR="002D772C">
        <w:rPr>
          <w:rFonts w:ascii="Times New Roman" w:hAnsi="Times New Roman" w:cs="Times New Roman"/>
          <w:sz w:val="24"/>
          <w:szCs w:val="24"/>
          <w:lang w:val="en-US"/>
        </w:rPr>
        <w:t>grieve</w:t>
      </w:r>
      <w:proofErr w:type="spellEnd"/>
      <w:r w:rsidR="002D772C">
        <w:rPr>
          <w:rFonts w:ascii="Times New Roman" w:hAnsi="Times New Roman" w:cs="Times New Roman"/>
          <w:sz w:val="24"/>
          <w:szCs w:val="24"/>
          <w:lang w:val="en-US"/>
        </w:rPr>
        <w:t xml:space="preserve"> and Schindler 2011). Reduction of two-thirds of MDN by commercial fisheries in fresh water lakes in Alaska resulted in a 3-fold decline in algal production (Schindler et al. 2005). </w:t>
      </w:r>
      <w:r w:rsidR="002B1B07">
        <w:rPr>
          <w:rFonts w:ascii="Times New Roman" w:hAnsi="Times New Roman" w:cs="Times New Roman"/>
          <w:sz w:val="24"/>
          <w:szCs w:val="24"/>
          <w:lang w:val="en-US"/>
        </w:rPr>
        <w:t xml:space="preserve">This indicates MDN plays an important role for providing nutrients that support primary production in freshwater lakes. </w:t>
      </w:r>
      <w:r w:rsidR="000234D2">
        <w:rPr>
          <w:rFonts w:ascii="Times New Roman" w:hAnsi="Times New Roman" w:cs="Times New Roman"/>
          <w:sz w:val="24"/>
          <w:szCs w:val="24"/>
          <w:lang w:val="en-US"/>
        </w:rPr>
        <w:t>In stream ecosystems</w:t>
      </w:r>
      <w:r w:rsidR="002B1B07">
        <w:rPr>
          <w:rFonts w:ascii="Times New Roman" w:hAnsi="Times New Roman" w:cs="Times New Roman"/>
          <w:sz w:val="24"/>
          <w:szCs w:val="24"/>
          <w:lang w:val="en-US"/>
        </w:rPr>
        <w:t xml:space="preserve">, </w:t>
      </w:r>
      <w:r w:rsidR="00914178">
        <w:rPr>
          <w:rFonts w:ascii="Times New Roman" w:hAnsi="Times New Roman" w:cs="Times New Roman"/>
          <w:sz w:val="24"/>
          <w:szCs w:val="24"/>
          <w:lang w:val="en-US"/>
        </w:rPr>
        <w:t>salmon abundance increases dissolved inorganic nutrients such as phosphorus and NH</w:t>
      </w:r>
      <w:r w:rsidR="00914178">
        <w:rPr>
          <w:rFonts w:ascii="Times New Roman" w:hAnsi="Times New Roman" w:cs="Times New Roman"/>
          <w:sz w:val="24"/>
          <w:szCs w:val="24"/>
          <w:vertAlign w:val="subscript"/>
          <w:lang w:val="en-US"/>
        </w:rPr>
        <w:t>4</w:t>
      </w:r>
      <w:r w:rsidR="00914178">
        <w:rPr>
          <w:rFonts w:ascii="Times New Roman" w:hAnsi="Times New Roman" w:cs="Times New Roman"/>
          <w:sz w:val="24"/>
          <w:szCs w:val="24"/>
          <w:vertAlign w:val="superscript"/>
          <w:lang w:val="en-US"/>
        </w:rPr>
        <w:t>+</w:t>
      </w:r>
      <w:r w:rsidR="002B1B07">
        <w:rPr>
          <w:rFonts w:ascii="Times New Roman" w:hAnsi="Times New Roman" w:cs="Times New Roman"/>
          <w:sz w:val="24"/>
          <w:szCs w:val="24"/>
          <w:lang w:val="en-US"/>
        </w:rPr>
        <w:t>.</w:t>
      </w:r>
      <w:r w:rsidR="00914178">
        <w:rPr>
          <w:rFonts w:ascii="Times New Roman" w:hAnsi="Times New Roman" w:cs="Times New Roman"/>
          <w:sz w:val="24"/>
          <w:szCs w:val="24"/>
          <w:lang w:val="en-US"/>
        </w:rPr>
        <w:t xml:space="preserve"> These nutrients have positive effects on </w:t>
      </w:r>
      <w:proofErr w:type="spellStart"/>
      <w:r w:rsidR="00914178">
        <w:rPr>
          <w:rFonts w:ascii="Times New Roman" w:hAnsi="Times New Roman" w:cs="Times New Roman"/>
          <w:sz w:val="24"/>
          <w:szCs w:val="24"/>
          <w:lang w:val="en-US"/>
        </w:rPr>
        <w:t>epilithon</w:t>
      </w:r>
      <w:proofErr w:type="spellEnd"/>
      <w:r w:rsidR="00914178">
        <w:rPr>
          <w:rFonts w:ascii="Times New Roman" w:hAnsi="Times New Roman" w:cs="Times New Roman"/>
          <w:sz w:val="24"/>
          <w:szCs w:val="24"/>
          <w:lang w:val="en-US"/>
        </w:rPr>
        <w:t xml:space="preserve"> growth</w:t>
      </w:r>
      <w:bookmarkStart w:id="71" w:name="_GoBack"/>
      <w:bookmarkEnd w:id="71"/>
      <w:r w:rsidR="00914178">
        <w:rPr>
          <w:rFonts w:ascii="Times New Roman" w:hAnsi="Times New Roman" w:cs="Times New Roman"/>
          <w:sz w:val="24"/>
          <w:szCs w:val="24"/>
          <w:lang w:val="en-US"/>
        </w:rPr>
        <w:t xml:space="preserve"> (bacteria and algae), though the magnitude of this response is dependent on other growth limiting factors such as sunlight and </w:t>
      </w:r>
      <w:r w:rsidR="00914178">
        <w:rPr>
          <w:rFonts w:ascii="Times New Roman" w:hAnsi="Times New Roman" w:cs="Times New Roman"/>
          <w:sz w:val="24"/>
          <w:szCs w:val="24"/>
          <w:lang w:val="en-US"/>
        </w:rPr>
        <w:lastRenderedPageBreak/>
        <w:t xml:space="preserve">disturbance (Johnston et al. 2004, Mitchell and Lamberti 2005, </w:t>
      </w:r>
      <w:proofErr w:type="spellStart"/>
      <w:r w:rsidR="00914178">
        <w:rPr>
          <w:rFonts w:ascii="Times New Roman" w:hAnsi="Times New Roman" w:cs="Times New Roman"/>
          <w:sz w:val="24"/>
          <w:szCs w:val="24"/>
          <w:lang w:val="en-US"/>
        </w:rPr>
        <w:t>Chaloner</w:t>
      </w:r>
      <w:proofErr w:type="spellEnd"/>
      <w:r w:rsidR="00914178">
        <w:rPr>
          <w:rFonts w:ascii="Times New Roman" w:hAnsi="Times New Roman" w:cs="Times New Roman"/>
          <w:sz w:val="24"/>
          <w:szCs w:val="24"/>
          <w:lang w:val="en-US"/>
        </w:rPr>
        <w:t xml:space="preserve"> et al. 2007, </w:t>
      </w:r>
      <w:proofErr w:type="spellStart"/>
      <w:r w:rsidR="00914178">
        <w:rPr>
          <w:rFonts w:ascii="Times New Roman" w:hAnsi="Times New Roman" w:cs="Times New Roman"/>
          <w:sz w:val="24"/>
          <w:szCs w:val="24"/>
          <w:lang w:val="en-US"/>
        </w:rPr>
        <w:t>Janetski</w:t>
      </w:r>
      <w:proofErr w:type="spellEnd"/>
      <w:r w:rsidR="00914178">
        <w:rPr>
          <w:rFonts w:ascii="Times New Roman" w:hAnsi="Times New Roman" w:cs="Times New Roman"/>
          <w:sz w:val="24"/>
          <w:szCs w:val="24"/>
          <w:lang w:val="en-US"/>
        </w:rPr>
        <w:t xml:space="preserve"> et al 2009).</w:t>
      </w:r>
    </w:p>
    <w:p w14:paraId="0BE7EE90" w14:textId="01594126" w:rsidR="00174058" w:rsidRPr="00D53020" w:rsidRDefault="009E349B">
      <w:pPr>
        <w:spacing w:after="0" w:line="480" w:lineRule="auto"/>
        <w:ind w:firstLine="720"/>
        <w:rPr>
          <w:rFonts w:ascii="Times New Roman" w:hAnsi="Times New Roman" w:cs="Times New Roman"/>
          <w:sz w:val="24"/>
          <w:szCs w:val="24"/>
          <w:lang w:val="en-US"/>
        </w:rPr>
        <w:pPrChange w:id="72" w:author="Gordon Holtgrieve" w:date="2018-08-22T15:48:00Z">
          <w:pPr>
            <w:spacing w:line="480" w:lineRule="auto"/>
            <w:contextualSpacing/>
          </w:pPr>
        </w:pPrChange>
      </w:pPr>
      <w:ins w:id="73" w:author="Gordon Holtgrieve" w:date="2018-08-22T12:49:00Z">
        <w:r>
          <w:rPr>
            <w:rFonts w:ascii="Times New Roman" w:hAnsi="Times New Roman" w:cs="Times New Roman"/>
            <w:sz w:val="24"/>
            <w:szCs w:val="24"/>
            <w:lang w:val="en-US"/>
          </w:rPr>
          <w:t>In the terrestrial realm</w:t>
        </w:r>
      </w:ins>
      <w:ins w:id="74" w:author="Gordon Holtgrieve" w:date="2018-08-22T12:50:00Z">
        <w:r w:rsidR="00951AAE">
          <w:rPr>
            <w:rFonts w:ascii="Times New Roman" w:hAnsi="Times New Roman" w:cs="Times New Roman"/>
            <w:sz w:val="24"/>
            <w:szCs w:val="24"/>
            <w:lang w:val="en-US"/>
          </w:rPr>
          <w:t>,</w:t>
        </w:r>
      </w:ins>
      <w:ins w:id="75" w:author="Gordon Holtgrieve" w:date="2018-08-22T12:49:00Z">
        <w:r>
          <w:rPr>
            <w:rFonts w:ascii="Times New Roman" w:hAnsi="Times New Roman" w:cs="Times New Roman"/>
            <w:sz w:val="24"/>
            <w:szCs w:val="24"/>
            <w:lang w:val="en-US"/>
          </w:rPr>
          <w:t xml:space="preserve"> the presence of MDN </w:t>
        </w:r>
      </w:ins>
      <w:ins w:id="76" w:author="Gordon Holtgrieve" w:date="2018-08-22T12:51:00Z">
        <w:r w:rsidR="00951AAE">
          <w:rPr>
            <w:rFonts w:ascii="Times New Roman" w:hAnsi="Times New Roman" w:cs="Times New Roman"/>
            <w:sz w:val="24"/>
            <w:szCs w:val="24"/>
            <w:lang w:val="en-US"/>
          </w:rPr>
          <w:t xml:space="preserve">from salmon </w:t>
        </w:r>
      </w:ins>
      <w:ins w:id="77" w:author="Gordon Holtgrieve" w:date="2018-08-22T12:49:00Z">
        <w:r>
          <w:rPr>
            <w:rFonts w:ascii="Times New Roman" w:hAnsi="Times New Roman" w:cs="Times New Roman"/>
            <w:sz w:val="24"/>
            <w:szCs w:val="24"/>
            <w:lang w:val="en-US"/>
          </w:rPr>
          <w:t>is well documented</w:t>
        </w:r>
      </w:ins>
      <w:ins w:id="78" w:author="Gordon Holtgrieve" w:date="2018-08-22T15:38:00Z">
        <w:r w:rsidR="00836E03">
          <w:rPr>
            <w:rFonts w:ascii="Times New Roman" w:hAnsi="Times New Roman" w:cs="Times New Roman"/>
            <w:sz w:val="24"/>
            <w:szCs w:val="24"/>
            <w:lang w:val="en-US"/>
          </w:rPr>
          <w:t xml:space="preserve"> in both consumers and producers</w:t>
        </w:r>
      </w:ins>
      <w:ins w:id="79" w:author="Gordon Holtgrieve" w:date="2018-08-22T15:37:00Z">
        <w:r w:rsidR="00836E03">
          <w:rPr>
            <w:rFonts w:ascii="Times New Roman" w:hAnsi="Times New Roman" w:cs="Times New Roman"/>
            <w:sz w:val="24"/>
            <w:szCs w:val="24"/>
            <w:lang w:val="en-US"/>
          </w:rPr>
          <w:t>.</w:t>
        </w:r>
      </w:ins>
      <w:ins w:id="80" w:author="Gordon Holtgrieve" w:date="2018-08-22T14:52:00Z">
        <w:r w:rsidR="001B3FAD">
          <w:rPr>
            <w:rFonts w:ascii="Times New Roman" w:hAnsi="Times New Roman" w:cs="Times New Roman"/>
            <w:sz w:val="24"/>
            <w:szCs w:val="24"/>
            <w:lang w:val="en-US"/>
          </w:rPr>
          <w:t xml:space="preserve"> </w:t>
        </w:r>
      </w:ins>
      <w:ins w:id="81" w:author="Gordon Holtgrieve" w:date="2018-08-22T15:38:00Z">
        <w:r w:rsidR="00836E03">
          <w:rPr>
            <w:rFonts w:ascii="Times New Roman" w:hAnsi="Times New Roman" w:cs="Times New Roman"/>
            <w:sz w:val="24"/>
            <w:szCs w:val="24"/>
            <w:lang w:val="en-US"/>
          </w:rPr>
          <w:t xml:space="preserve">Studies across much of the North American range where salmon are abundant have shown anywhere from X to Y percent of N in </w:t>
        </w:r>
      </w:ins>
      <w:ins w:id="82" w:author="Gordon Holtgrieve" w:date="2018-08-22T15:40:00Z">
        <w:r w:rsidR="00836E03">
          <w:rPr>
            <w:rFonts w:ascii="Times New Roman" w:hAnsi="Times New Roman" w:cs="Times New Roman"/>
            <w:sz w:val="24"/>
            <w:szCs w:val="24"/>
            <w:lang w:val="en-US"/>
          </w:rPr>
          <w:t xml:space="preserve">riparian plants and general correlations with salmon abundance and distance from the salmon spawning location </w:t>
        </w:r>
      </w:ins>
      <w:ins w:id="83" w:author="Gordon Holtgrieve" w:date="2018-08-22T14:52:00Z">
        <w:r w:rsidR="001B3FAD">
          <w:rPr>
            <w:rFonts w:ascii="Times New Roman" w:hAnsi="Times New Roman" w:cs="Times New Roman"/>
            <w:sz w:val="24"/>
            <w:szCs w:val="24"/>
            <w:lang w:val="en-US"/>
          </w:rPr>
          <w:t>(</w:t>
        </w:r>
      </w:ins>
      <w:ins w:id="84" w:author="Gordon Holtgrieve" w:date="2018-08-22T15:33:00Z">
        <w:r w:rsidR="00235FC3">
          <w:rPr>
            <w:rFonts w:ascii="Times New Roman" w:hAnsi="Times New Roman" w:cs="Times New Roman"/>
            <w:sz w:val="24"/>
            <w:szCs w:val="24"/>
            <w:lang w:val="en-US"/>
          </w:rPr>
          <w:t>a bunch of papers here</w:t>
        </w:r>
      </w:ins>
      <w:ins w:id="85" w:author="Gordon Holtgrieve" w:date="2018-08-22T15:41:00Z">
        <w:r w:rsidR="00244516">
          <w:rPr>
            <w:rFonts w:ascii="Times New Roman" w:hAnsi="Times New Roman" w:cs="Times New Roman"/>
            <w:sz w:val="24"/>
            <w:szCs w:val="24"/>
            <w:lang w:val="en-US"/>
          </w:rPr>
          <w:t xml:space="preserve"> including Hocking and </w:t>
        </w:r>
      </w:ins>
      <w:ins w:id="86" w:author="Gordon Holtgrieve" w:date="2018-08-23T12:06:00Z">
        <w:r w:rsidR="004B7A40">
          <w:rPr>
            <w:rFonts w:ascii="Times New Roman" w:hAnsi="Times New Roman" w:cs="Times New Roman"/>
            <w:sz w:val="24"/>
            <w:szCs w:val="24"/>
            <w:lang w:val="en-US"/>
          </w:rPr>
          <w:t>Reynolds</w:t>
        </w:r>
      </w:ins>
      <w:ins w:id="87" w:author="Gordon Holtgrieve" w:date="2018-08-22T15:41:00Z">
        <w:r w:rsidR="00244516">
          <w:rPr>
            <w:rFonts w:ascii="Times New Roman" w:hAnsi="Times New Roman" w:cs="Times New Roman"/>
            <w:sz w:val="24"/>
            <w:szCs w:val="24"/>
            <w:lang w:val="en-US"/>
          </w:rPr>
          <w:t>, Sci</w:t>
        </w:r>
      </w:ins>
      <w:ins w:id="88" w:author="Gordon Holtgrieve" w:date="2018-08-22T15:42:00Z">
        <w:r w:rsidR="00244516">
          <w:rPr>
            <w:rFonts w:ascii="Times New Roman" w:hAnsi="Times New Roman" w:cs="Times New Roman"/>
            <w:sz w:val="24"/>
            <w:szCs w:val="24"/>
            <w:lang w:val="en-US"/>
          </w:rPr>
          <w:t>e</w:t>
        </w:r>
      </w:ins>
      <w:ins w:id="89" w:author="Gordon Holtgrieve" w:date="2018-08-22T15:41:00Z">
        <w:r w:rsidR="00244516">
          <w:rPr>
            <w:rFonts w:ascii="Times New Roman" w:hAnsi="Times New Roman" w:cs="Times New Roman"/>
            <w:sz w:val="24"/>
            <w:szCs w:val="24"/>
            <w:lang w:val="en-US"/>
          </w:rPr>
          <w:t>nce</w:t>
        </w:r>
      </w:ins>
      <w:ins w:id="90" w:author="Gordon Holtgrieve" w:date="2018-08-22T14:52:00Z">
        <w:r w:rsidR="001B3FAD">
          <w:rPr>
            <w:rFonts w:ascii="Times New Roman" w:hAnsi="Times New Roman" w:cs="Times New Roman"/>
            <w:sz w:val="24"/>
            <w:szCs w:val="24"/>
            <w:lang w:val="en-US"/>
          </w:rPr>
          <w:t>)</w:t>
        </w:r>
      </w:ins>
      <w:ins w:id="91" w:author="Gordon Holtgrieve" w:date="2018-08-22T15:40:00Z">
        <w:r w:rsidR="00836E03">
          <w:rPr>
            <w:rFonts w:ascii="Times New Roman" w:hAnsi="Times New Roman" w:cs="Times New Roman"/>
            <w:sz w:val="24"/>
            <w:szCs w:val="24"/>
            <w:lang w:val="en-US"/>
          </w:rPr>
          <w:t>.</w:t>
        </w:r>
      </w:ins>
      <w:ins w:id="92" w:author="Gordon Holtgrieve" w:date="2018-08-22T12:49:00Z">
        <w:r>
          <w:rPr>
            <w:rFonts w:ascii="Times New Roman" w:hAnsi="Times New Roman" w:cs="Times New Roman"/>
            <w:sz w:val="24"/>
            <w:szCs w:val="24"/>
            <w:lang w:val="en-US"/>
          </w:rPr>
          <w:t xml:space="preserve"> </w:t>
        </w:r>
      </w:ins>
      <w:ins w:id="93" w:author="Gordon Holtgrieve" w:date="2018-08-22T15:37:00Z">
        <w:r w:rsidR="00836E03">
          <w:rPr>
            <w:rFonts w:ascii="Times New Roman" w:hAnsi="Times New Roman" w:cs="Times New Roman"/>
            <w:sz w:val="24"/>
            <w:szCs w:val="24"/>
            <w:lang w:val="en-US"/>
          </w:rPr>
          <w:t>Direct</w:t>
        </w:r>
      </w:ins>
      <w:ins w:id="94" w:author="Gordon Holtgrieve" w:date="2018-08-22T12:49:00Z">
        <w:r>
          <w:rPr>
            <w:rFonts w:ascii="Times New Roman" w:hAnsi="Times New Roman" w:cs="Times New Roman"/>
            <w:sz w:val="24"/>
            <w:szCs w:val="24"/>
            <w:lang w:val="en-US"/>
          </w:rPr>
          <w:t xml:space="preserve"> evidence as to </w:t>
        </w:r>
      </w:ins>
      <w:ins w:id="95" w:author="Gordon Holtgrieve" w:date="2018-08-22T15:37:00Z">
        <w:r w:rsidR="00836E03">
          <w:rPr>
            <w:rFonts w:ascii="Times New Roman" w:hAnsi="Times New Roman" w:cs="Times New Roman"/>
            <w:sz w:val="24"/>
            <w:szCs w:val="24"/>
            <w:lang w:val="en-US"/>
          </w:rPr>
          <w:t>the importance of MDN for</w:t>
        </w:r>
      </w:ins>
      <w:ins w:id="96" w:author="Gordon Holtgrieve" w:date="2018-08-22T12:50:00Z">
        <w:r>
          <w:rPr>
            <w:rFonts w:ascii="Times New Roman" w:hAnsi="Times New Roman" w:cs="Times New Roman"/>
            <w:sz w:val="24"/>
            <w:szCs w:val="24"/>
            <w:lang w:val="en-US"/>
          </w:rPr>
          <w:t xml:space="preserve"> ecosystem function is m</w:t>
        </w:r>
        <w:r w:rsidR="00951AAE">
          <w:rPr>
            <w:rFonts w:ascii="Times New Roman" w:hAnsi="Times New Roman" w:cs="Times New Roman"/>
            <w:sz w:val="24"/>
            <w:szCs w:val="24"/>
            <w:lang w:val="en-US"/>
          </w:rPr>
          <w:t>uch less clear</w:t>
        </w:r>
      </w:ins>
      <w:ins w:id="97" w:author="Gordon Holtgrieve" w:date="2018-08-22T15:38:00Z">
        <w:r w:rsidR="00836E03">
          <w:rPr>
            <w:rFonts w:ascii="Times New Roman" w:hAnsi="Times New Roman" w:cs="Times New Roman"/>
            <w:sz w:val="24"/>
            <w:szCs w:val="24"/>
            <w:lang w:val="en-US"/>
          </w:rPr>
          <w:t xml:space="preserve"> however</w:t>
        </w:r>
      </w:ins>
      <w:ins w:id="98" w:author="Gordon Holtgrieve" w:date="2018-08-22T12:50:00Z">
        <w:r w:rsidR="00951AAE">
          <w:rPr>
            <w:rFonts w:ascii="Times New Roman" w:hAnsi="Times New Roman" w:cs="Times New Roman"/>
            <w:sz w:val="24"/>
            <w:szCs w:val="24"/>
            <w:lang w:val="en-US"/>
          </w:rPr>
          <w:t>.</w:t>
        </w:r>
      </w:ins>
      <w:ins w:id="99" w:author="Gordon Holtgrieve" w:date="2018-08-22T12:49:00Z">
        <w:r>
          <w:rPr>
            <w:rFonts w:ascii="Times New Roman" w:hAnsi="Times New Roman" w:cs="Times New Roman"/>
            <w:sz w:val="24"/>
            <w:szCs w:val="24"/>
            <w:lang w:val="en-US"/>
          </w:rPr>
          <w:t xml:space="preserve"> </w:t>
        </w:r>
      </w:ins>
      <w:proofErr w:type="spellStart"/>
      <w:ins w:id="100" w:author="Gordon Holtgrieve" w:date="2018-08-22T12:53:00Z">
        <w:r w:rsidR="00951AAE">
          <w:rPr>
            <w:rFonts w:ascii="Times New Roman" w:hAnsi="Times New Roman" w:cs="Times New Roman"/>
            <w:sz w:val="24"/>
            <w:szCs w:val="24"/>
            <w:lang w:val="en-US"/>
          </w:rPr>
          <w:t>Helfield</w:t>
        </w:r>
        <w:proofErr w:type="spellEnd"/>
        <w:r w:rsidR="00951AAE">
          <w:rPr>
            <w:rFonts w:ascii="Times New Roman" w:hAnsi="Times New Roman" w:cs="Times New Roman"/>
            <w:sz w:val="24"/>
            <w:szCs w:val="24"/>
            <w:lang w:val="en-US"/>
          </w:rPr>
          <w:t xml:space="preserve"> and </w:t>
        </w:r>
        <w:proofErr w:type="spellStart"/>
        <w:r w:rsidR="00951AAE">
          <w:rPr>
            <w:rFonts w:ascii="Times New Roman" w:hAnsi="Times New Roman" w:cs="Times New Roman"/>
            <w:sz w:val="24"/>
            <w:szCs w:val="24"/>
            <w:lang w:val="en-US"/>
          </w:rPr>
          <w:t>Naiman</w:t>
        </w:r>
        <w:proofErr w:type="spellEnd"/>
        <w:r w:rsidR="00951AAE">
          <w:rPr>
            <w:rFonts w:ascii="Times New Roman" w:hAnsi="Times New Roman" w:cs="Times New Roman"/>
            <w:sz w:val="24"/>
            <w:szCs w:val="24"/>
            <w:lang w:val="en-US"/>
          </w:rPr>
          <w:t xml:space="preserve"> (2001) measured tree growth </w:t>
        </w:r>
      </w:ins>
      <w:ins w:id="101" w:author="Gordon Holtgrieve" w:date="2018-08-22T14:52:00Z">
        <w:r w:rsidR="001B3FAD">
          <w:rPr>
            <w:rFonts w:ascii="Times New Roman" w:hAnsi="Times New Roman" w:cs="Times New Roman"/>
            <w:sz w:val="24"/>
            <w:szCs w:val="24"/>
            <w:lang w:val="en-US"/>
          </w:rPr>
          <w:t>increments</w:t>
        </w:r>
      </w:ins>
      <w:ins w:id="102" w:author="Gordon Holtgrieve" w:date="2018-08-22T12:53:00Z">
        <w:r w:rsidR="005035E2">
          <w:rPr>
            <w:rFonts w:ascii="Times New Roman" w:hAnsi="Times New Roman" w:cs="Times New Roman"/>
            <w:sz w:val="24"/>
            <w:szCs w:val="24"/>
            <w:lang w:val="en-US"/>
          </w:rPr>
          <w:t xml:space="preserve"> in areas with</w:t>
        </w:r>
        <w:r w:rsidR="00951AAE">
          <w:rPr>
            <w:rFonts w:ascii="Times New Roman" w:hAnsi="Times New Roman" w:cs="Times New Roman"/>
            <w:sz w:val="24"/>
            <w:szCs w:val="24"/>
            <w:lang w:val="en-US"/>
          </w:rPr>
          <w:t xml:space="preserve"> an</w:t>
        </w:r>
      </w:ins>
      <w:ins w:id="103" w:author="Gordon Holtgrieve" w:date="2018-08-22T14:52:00Z">
        <w:r w:rsidR="001B3FAD">
          <w:rPr>
            <w:rFonts w:ascii="Times New Roman" w:hAnsi="Times New Roman" w:cs="Times New Roman"/>
            <w:sz w:val="24"/>
            <w:szCs w:val="24"/>
            <w:lang w:val="en-US"/>
          </w:rPr>
          <w:t>d</w:t>
        </w:r>
      </w:ins>
      <w:ins w:id="104" w:author="Gordon Holtgrieve" w:date="2018-08-22T12:53:00Z">
        <w:r w:rsidR="001B3FAD">
          <w:rPr>
            <w:rFonts w:ascii="Times New Roman" w:hAnsi="Times New Roman" w:cs="Times New Roman"/>
            <w:sz w:val="24"/>
            <w:szCs w:val="24"/>
            <w:lang w:val="en-US"/>
          </w:rPr>
          <w:t xml:space="preserve"> with</w:t>
        </w:r>
      </w:ins>
      <w:ins w:id="105" w:author="Gordon Holtgrieve" w:date="2018-08-22T15:56:00Z">
        <w:r w:rsidR="005035E2">
          <w:rPr>
            <w:rFonts w:ascii="Times New Roman" w:hAnsi="Times New Roman" w:cs="Times New Roman"/>
            <w:sz w:val="24"/>
            <w:szCs w:val="24"/>
            <w:lang w:val="en-US"/>
          </w:rPr>
          <w:t>out</w:t>
        </w:r>
      </w:ins>
      <w:ins w:id="106" w:author="Gordon Holtgrieve" w:date="2018-08-22T12:53:00Z">
        <w:r w:rsidR="001B3FAD">
          <w:rPr>
            <w:rFonts w:ascii="Times New Roman" w:hAnsi="Times New Roman" w:cs="Times New Roman"/>
            <w:sz w:val="24"/>
            <w:szCs w:val="24"/>
            <w:lang w:val="en-US"/>
          </w:rPr>
          <w:t xml:space="preserve"> s</w:t>
        </w:r>
      </w:ins>
      <w:ins w:id="107" w:author="Gordon Holtgrieve" w:date="2018-08-22T14:52:00Z">
        <w:r w:rsidR="001B3FAD">
          <w:rPr>
            <w:rFonts w:ascii="Times New Roman" w:hAnsi="Times New Roman" w:cs="Times New Roman"/>
            <w:sz w:val="24"/>
            <w:szCs w:val="24"/>
            <w:lang w:val="en-US"/>
          </w:rPr>
          <w:t>a</w:t>
        </w:r>
      </w:ins>
      <w:ins w:id="108" w:author="Gordon Holtgrieve" w:date="2018-08-22T12:53:00Z">
        <w:r w:rsidR="00951AAE">
          <w:rPr>
            <w:rFonts w:ascii="Times New Roman" w:hAnsi="Times New Roman" w:cs="Times New Roman"/>
            <w:sz w:val="24"/>
            <w:szCs w:val="24"/>
            <w:lang w:val="en-US"/>
          </w:rPr>
          <w:t xml:space="preserve">lmon and found higher growth </w:t>
        </w:r>
      </w:ins>
      <w:ins w:id="109" w:author="Gordon Holtgrieve" w:date="2018-08-22T15:57:00Z">
        <w:r w:rsidR="005035E2">
          <w:rPr>
            <w:rFonts w:ascii="Times New Roman" w:hAnsi="Times New Roman" w:cs="Times New Roman"/>
            <w:sz w:val="24"/>
            <w:szCs w:val="24"/>
            <w:lang w:val="en-US"/>
          </w:rPr>
          <w:t xml:space="preserve">in one species </w:t>
        </w:r>
      </w:ins>
      <w:ins w:id="110" w:author="Gordon Holtgrieve" w:date="2018-08-22T12:53:00Z">
        <w:r w:rsidR="00951AAE">
          <w:rPr>
            <w:rFonts w:ascii="Times New Roman" w:hAnsi="Times New Roman" w:cs="Times New Roman"/>
            <w:sz w:val="24"/>
            <w:szCs w:val="24"/>
            <w:lang w:val="en-US"/>
          </w:rPr>
          <w:t>in areas where salmon nutrients were pr</w:t>
        </w:r>
        <w:r w:rsidR="001B3FAD">
          <w:rPr>
            <w:rFonts w:ascii="Times New Roman" w:hAnsi="Times New Roman" w:cs="Times New Roman"/>
            <w:sz w:val="24"/>
            <w:szCs w:val="24"/>
            <w:lang w:val="en-US"/>
          </w:rPr>
          <w:t>esent</w:t>
        </w:r>
      </w:ins>
      <w:ins w:id="111" w:author="Gordon Holtgrieve" w:date="2018-08-22T14:52:00Z">
        <w:r w:rsidR="001B3FAD">
          <w:rPr>
            <w:rFonts w:ascii="Times New Roman" w:hAnsi="Times New Roman" w:cs="Times New Roman"/>
            <w:sz w:val="24"/>
            <w:szCs w:val="24"/>
            <w:lang w:val="en-US"/>
          </w:rPr>
          <w:t xml:space="preserve">, </w:t>
        </w:r>
      </w:ins>
      <w:ins w:id="112" w:author="Gordon Holtgrieve" w:date="2018-08-22T14:53:00Z">
        <w:r w:rsidR="001B3FAD">
          <w:rPr>
            <w:rFonts w:ascii="Times New Roman" w:hAnsi="Times New Roman" w:cs="Times New Roman"/>
            <w:sz w:val="24"/>
            <w:szCs w:val="24"/>
            <w:lang w:val="en-US"/>
          </w:rPr>
          <w:t>although</w:t>
        </w:r>
      </w:ins>
      <w:ins w:id="113" w:author="Gordon Holtgrieve" w:date="2018-08-22T12:53:00Z">
        <w:r w:rsidR="00951AAE">
          <w:rPr>
            <w:rFonts w:ascii="Times New Roman" w:hAnsi="Times New Roman" w:cs="Times New Roman"/>
            <w:sz w:val="24"/>
            <w:szCs w:val="24"/>
            <w:lang w:val="en-US"/>
          </w:rPr>
          <w:t xml:space="preserve"> th</w:t>
        </w:r>
      </w:ins>
      <w:ins w:id="114" w:author="Gordon Holtgrieve" w:date="2018-08-22T12:55:00Z">
        <w:r w:rsidR="005035E2">
          <w:rPr>
            <w:rFonts w:ascii="Times New Roman" w:hAnsi="Times New Roman" w:cs="Times New Roman"/>
            <w:sz w:val="24"/>
            <w:szCs w:val="24"/>
            <w:lang w:val="en-US"/>
          </w:rPr>
          <w:t>ese findings</w:t>
        </w:r>
      </w:ins>
      <w:ins w:id="115" w:author="Gordon Holtgrieve" w:date="2018-08-22T15:57:00Z">
        <w:r w:rsidR="005035E2">
          <w:rPr>
            <w:rFonts w:ascii="Times New Roman" w:hAnsi="Times New Roman" w:cs="Times New Roman"/>
            <w:sz w:val="24"/>
            <w:szCs w:val="24"/>
            <w:lang w:val="en-US"/>
          </w:rPr>
          <w:t xml:space="preserve"> </w:t>
        </w:r>
      </w:ins>
      <w:ins w:id="116" w:author="Gordon Holtgrieve" w:date="2018-08-22T15:56:00Z">
        <w:r w:rsidR="005035E2">
          <w:rPr>
            <w:rFonts w:ascii="Times New Roman" w:hAnsi="Times New Roman" w:cs="Times New Roman"/>
            <w:sz w:val="24"/>
            <w:szCs w:val="24"/>
            <w:lang w:val="en-US"/>
          </w:rPr>
          <w:t xml:space="preserve">and </w:t>
        </w:r>
      </w:ins>
      <w:ins w:id="117" w:author="Gordon Holtgrieve" w:date="2018-08-22T12:53:00Z">
        <w:r w:rsidR="00951AAE">
          <w:rPr>
            <w:rFonts w:ascii="Times New Roman" w:hAnsi="Times New Roman" w:cs="Times New Roman"/>
            <w:sz w:val="24"/>
            <w:szCs w:val="24"/>
            <w:lang w:val="en-US"/>
          </w:rPr>
          <w:t>later contested based on</w:t>
        </w:r>
      </w:ins>
      <w:ins w:id="118" w:author="Gordon Holtgrieve" w:date="2018-08-22T12:55:00Z">
        <w:r w:rsidR="00951AAE">
          <w:rPr>
            <w:rFonts w:ascii="Times New Roman" w:hAnsi="Times New Roman" w:cs="Times New Roman"/>
            <w:sz w:val="24"/>
            <w:szCs w:val="24"/>
            <w:lang w:val="en-US"/>
          </w:rPr>
          <w:t xml:space="preserve"> </w:t>
        </w:r>
      </w:ins>
      <w:ins w:id="119" w:author="Gordon Holtgrieve" w:date="2018-08-22T14:53:00Z">
        <w:r w:rsidR="001B3FAD">
          <w:rPr>
            <w:rFonts w:ascii="Times New Roman" w:hAnsi="Times New Roman" w:cs="Times New Roman"/>
            <w:sz w:val="24"/>
            <w:szCs w:val="24"/>
            <w:lang w:val="en-US"/>
          </w:rPr>
          <w:t>statistical</w:t>
        </w:r>
      </w:ins>
      <w:ins w:id="120" w:author="Gordon Holtgrieve" w:date="2018-08-22T12:55:00Z">
        <w:r w:rsidR="00951AAE">
          <w:rPr>
            <w:rFonts w:ascii="Times New Roman" w:hAnsi="Times New Roman" w:cs="Times New Roman"/>
            <w:sz w:val="24"/>
            <w:szCs w:val="24"/>
            <w:lang w:val="en-US"/>
          </w:rPr>
          <w:t xml:space="preserve"> </w:t>
        </w:r>
      </w:ins>
      <w:ins w:id="121" w:author="Gordon Holtgrieve" w:date="2018-08-22T15:34:00Z">
        <w:r w:rsidR="00836E03">
          <w:rPr>
            <w:rFonts w:ascii="Times New Roman" w:hAnsi="Times New Roman" w:cs="Times New Roman"/>
            <w:sz w:val="24"/>
            <w:szCs w:val="24"/>
            <w:lang w:val="en-US"/>
          </w:rPr>
          <w:t xml:space="preserve">grounds </w:t>
        </w:r>
      </w:ins>
      <w:ins w:id="122" w:author="Gordon Holtgrieve" w:date="2018-08-22T15:36:00Z">
        <w:r w:rsidR="00836E03">
          <w:rPr>
            <w:rFonts w:ascii="Times New Roman" w:hAnsi="Times New Roman" w:cs="Times New Roman"/>
            <w:sz w:val="24"/>
            <w:szCs w:val="24"/>
            <w:lang w:val="en-US"/>
          </w:rPr>
          <w:t xml:space="preserve">() </w:t>
        </w:r>
      </w:ins>
      <w:ins w:id="123" w:author="Gordon Holtgrieve" w:date="2018-08-22T15:35:00Z">
        <w:r w:rsidR="00836E03">
          <w:rPr>
            <w:rFonts w:ascii="Times New Roman" w:hAnsi="Times New Roman" w:cs="Times New Roman"/>
            <w:sz w:val="24"/>
            <w:szCs w:val="24"/>
            <w:lang w:val="en-US"/>
          </w:rPr>
          <w:t>and have yet to be replicated</w:t>
        </w:r>
      </w:ins>
      <w:ins w:id="124" w:author="Gordon Holtgrieve" w:date="2018-08-22T15:36:00Z">
        <w:r w:rsidR="00836E03">
          <w:rPr>
            <w:rFonts w:ascii="Times New Roman" w:hAnsi="Times New Roman" w:cs="Times New Roman"/>
            <w:sz w:val="24"/>
            <w:szCs w:val="24"/>
            <w:lang w:val="en-US"/>
          </w:rPr>
          <w:t xml:space="preserve"> (need to double check this is true)</w:t>
        </w:r>
      </w:ins>
      <w:ins w:id="125" w:author="Gordon Holtgrieve" w:date="2018-08-22T15:34:00Z">
        <w:r w:rsidR="00836E03">
          <w:rPr>
            <w:rFonts w:ascii="Times New Roman" w:hAnsi="Times New Roman" w:cs="Times New Roman"/>
            <w:sz w:val="24"/>
            <w:szCs w:val="24"/>
            <w:lang w:val="en-US"/>
          </w:rPr>
          <w:t>.</w:t>
        </w:r>
      </w:ins>
      <w:ins w:id="126" w:author="Gordon Holtgrieve" w:date="2018-08-22T15:42:00Z">
        <w:r w:rsidR="00095B7D">
          <w:rPr>
            <w:rFonts w:ascii="Times New Roman" w:hAnsi="Times New Roman" w:cs="Times New Roman"/>
            <w:sz w:val="24"/>
            <w:szCs w:val="24"/>
            <w:lang w:val="en-US"/>
          </w:rPr>
          <w:t xml:space="preserve"> </w:t>
        </w:r>
        <w:r w:rsidR="00244516">
          <w:rPr>
            <w:rFonts w:ascii="Times New Roman" w:hAnsi="Times New Roman" w:cs="Times New Roman"/>
            <w:sz w:val="24"/>
            <w:szCs w:val="24"/>
            <w:lang w:val="en-US"/>
          </w:rPr>
          <w:t xml:space="preserve">Hocking and </w:t>
        </w:r>
      </w:ins>
      <w:ins w:id="127" w:author="Gordon Holtgrieve" w:date="2018-08-22T15:57:00Z">
        <w:r w:rsidR="005035E2">
          <w:rPr>
            <w:rFonts w:ascii="Times New Roman" w:hAnsi="Times New Roman" w:cs="Times New Roman"/>
            <w:sz w:val="24"/>
            <w:szCs w:val="24"/>
            <w:lang w:val="en-US"/>
          </w:rPr>
          <w:t>Reynolds</w:t>
        </w:r>
      </w:ins>
      <w:ins w:id="128" w:author="Gordon Holtgrieve" w:date="2018-08-22T15:42:00Z">
        <w:r w:rsidR="00244516">
          <w:rPr>
            <w:rFonts w:ascii="Times New Roman" w:hAnsi="Times New Roman" w:cs="Times New Roman"/>
            <w:sz w:val="24"/>
            <w:szCs w:val="24"/>
            <w:lang w:val="en-US"/>
          </w:rPr>
          <w:t xml:space="preserve"> </w:t>
        </w:r>
      </w:ins>
      <w:ins w:id="129" w:author="Gordon Holtgrieve" w:date="2018-08-22T15:51:00Z">
        <w:r w:rsidR="00095B7D">
          <w:rPr>
            <w:rFonts w:ascii="Times New Roman" w:hAnsi="Times New Roman" w:cs="Times New Roman"/>
            <w:sz w:val="24"/>
            <w:szCs w:val="24"/>
            <w:lang w:val="en-US"/>
          </w:rPr>
          <w:t xml:space="preserve">() </w:t>
        </w:r>
      </w:ins>
      <w:ins w:id="130" w:author="Gordon Holtgrieve" w:date="2018-08-22T15:42:00Z">
        <w:r w:rsidR="00244516">
          <w:rPr>
            <w:rFonts w:ascii="Times New Roman" w:hAnsi="Times New Roman" w:cs="Times New Roman"/>
            <w:sz w:val="24"/>
            <w:szCs w:val="24"/>
            <w:lang w:val="en-US"/>
          </w:rPr>
          <w:t xml:space="preserve">observed </w:t>
        </w:r>
      </w:ins>
      <w:ins w:id="131" w:author="Gordon Holtgrieve" w:date="2018-08-22T15:46:00Z">
        <w:r w:rsidR="00095B7D">
          <w:rPr>
            <w:rFonts w:ascii="Times New Roman" w:hAnsi="Times New Roman" w:cs="Times New Roman"/>
            <w:sz w:val="24"/>
            <w:szCs w:val="24"/>
            <w:lang w:val="en-US"/>
          </w:rPr>
          <w:t xml:space="preserve">some </w:t>
        </w:r>
      </w:ins>
      <w:ins w:id="132" w:author="Gordon Holtgrieve" w:date="2018-08-22T15:42:00Z">
        <w:r w:rsidR="00244516">
          <w:rPr>
            <w:rFonts w:ascii="Times New Roman" w:hAnsi="Times New Roman" w:cs="Times New Roman"/>
            <w:sz w:val="24"/>
            <w:szCs w:val="24"/>
            <w:lang w:val="en-US"/>
          </w:rPr>
          <w:t xml:space="preserve">trends in </w:t>
        </w:r>
      </w:ins>
      <w:ins w:id="133" w:author="Gordon Holtgrieve" w:date="2018-08-22T15:45:00Z">
        <w:r w:rsidR="00923D7A">
          <w:rPr>
            <w:rFonts w:ascii="Times New Roman" w:hAnsi="Times New Roman" w:cs="Times New Roman"/>
            <w:sz w:val="24"/>
            <w:szCs w:val="24"/>
            <w:lang w:val="en-US"/>
          </w:rPr>
          <w:t>understory</w:t>
        </w:r>
      </w:ins>
      <w:ins w:id="134" w:author="Gordon Holtgrieve" w:date="2018-08-22T15:42:00Z">
        <w:r w:rsidR="00244516">
          <w:rPr>
            <w:rFonts w:ascii="Times New Roman" w:hAnsi="Times New Roman" w:cs="Times New Roman"/>
            <w:sz w:val="24"/>
            <w:szCs w:val="24"/>
            <w:lang w:val="en-US"/>
          </w:rPr>
          <w:t xml:space="preserve"> plant community </w:t>
        </w:r>
      </w:ins>
      <w:ins w:id="135" w:author="Gordon Holtgrieve" w:date="2018-08-22T15:44:00Z">
        <w:r w:rsidR="00923D7A">
          <w:rPr>
            <w:rFonts w:ascii="Times New Roman" w:hAnsi="Times New Roman" w:cs="Times New Roman"/>
            <w:sz w:val="24"/>
            <w:szCs w:val="24"/>
            <w:lang w:val="en-US"/>
          </w:rPr>
          <w:t>composition</w:t>
        </w:r>
      </w:ins>
      <w:ins w:id="136" w:author="Gordon Holtgrieve" w:date="2018-08-22T15:42:00Z">
        <w:r w:rsidR="00244516">
          <w:rPr>
            <w:rFonts w:ascii="Times New Roman" w:hAnsi="Times New Roman" w:cs="Times New Roman"/>
            <w:sz w:val="24"/>
            <w:szCs w:val="24"/>
            <w:lang w:val="en-US"/>
          </w:rPr>
          <w:t xml:space="preserve"> with salmon abundance, with a </w:t>
        </w:r>
      </w:ins>
      <w:ins w:id="137" w:author="Gordon Holtgrieve" w:date="2018-08-22T15:45:00Z">
        <w:r w:rsidR="00923D7A">
          <w:rPr>
            <w:rFonts w:ascii="Times New Roman" w:hAnsi="Times New Roman" w:cs="Times New Roman"/>
            <w:sz w:val="24"/>
            <w:szCs w:val="24"/>
            <w:lang w:val="en-US"/>
          </w:rPr>
          <w:t>decrease</w:t>
        </w:r>
      </w:ins>
      <w:ins w:id="138" w:author="Gordon Holtgrieve" w:date="2018-08-22T15:42:00Z">
        <w:r w:rsidR="00244516">
          <w:rPr>
            <w:rFonts w:ascii="Times New Roman" w:hAnsi="Times New Roman" w:cs="Times New Roman"/>
            <w:sz w:val="24"/>
            <w:szCs w:val="24"/>
            <w:lang w:val="en-US"/>
          </w:rPr>
          <w:t xml:space="preserve"> in overall diversity and increases in </w:t>
        </w:r>
      </w:ins>
      <w:ins w:id="139" w:author="Gordon Holtgrieve" w:date="2018-08-22T15:53:00Z">
        <w:r w:rsidR="00F813E8">
          <w:rPr>
            <w:rFonts w:ascii="Times New Roman" w:hAnsi="Times New Roman" w:cs="Times New Roman"/>
            <w:sz w:val="24"/>
            <w:szCs w:val="24"/>
            <w:lang w:val="en-US"/>
          </w:rPr>
          <w:t xml:space="preserve">a single N </w:t>
        </w:r>
      </w:ins>
      <w:ins w:id="140" w:author="Gordon Holtgrieve" w:date="2018-08-22T15:48:00Z">
        <w:r w:rsidR="00095B7D">
          <w:rPr>
            <w:rFonts w:ascii="Times New Roman" w:hAnsi="Times New Roman" w:cs="Times New Roman"/>
            <w:sz w:val="24"/>
            <w:szCs w:val="24"/>
            <w:lang w:val="en-US"/>
          </w:rPr>
          <w:t>tolerant species</w:t>
        </w:r>
      </w:ins>
      <w:ins w:id="141" w:author="Gordon Holtgrieve" w:date="2018-08-22T15:51:00Z">
        <w:r w:rsidR="00F813E8">
          <w:rPr>
            <w:rFonts w:ascii="Times New Roman" w:hAnsi="Times New Roman" w:cs="Times New Roman"/>
            <w:sz w:val="24"/>
            <w:szCs w:val="24"/>
            <w:lang w:val="en-US"/>
          </w:rPr>
          <w:t>.</w:t>
        </w:r>
      </w:ins>
      <w:ins w:id="142" w:author="Gordon Holtgrieve" w:date="2018-08-22T12:36:00Z">
        <w:r w:rsidR="00C61A27">
          <w:rPr>
            <w:rFonts w:ascii="Times New Roman" w:hAnsi="Times New Roman" w:cs="Times New Roman"/>
            <w:sz w:val="24"/>
            <w:szCs w:val="24"/>
            <w:lang w:val="en-US"/>
          </w:rPr>
          <w:t xml:space="preserve"> </w:t>
        </w:r>
      </w:ins>
      <w:ins w:id="143" w:author="Gordon Holtgrieve" w:date="2018-08-22T15:43:00Z">
        <w:r w:rsidR="00244516">
          <w:rPr>
            <w:rFonts w:ascii="Times New Roman" w:hAnsi="Times New Roman" w:cs="Times New Roman"/>
            <w:sz w:val="24"/>
            <w:szCs w:val="24"/>
            <w:lang w:val="en-US"/>
          </w:rPr>
          <w:t>Most recently, Quinn et al</w:t>
        </w:r>
      </w:ins>
      <w:ins w:id="144" w:author="Gordon Holtgrieve" w:date="2018-08-22T15:44:00Z">
        <w:r w:rsidR="00244516">
          <w:rPr>
            <w:rFonts w:ascii="Times New Roman" w:hAnsi="Times New Roman" w:cs="Times New Roman"/>
            <w:sz w:val="24"/>
            <w:szCs w:val="24"/>
            <w:lang w:val="en-US"/>
          </w:rPr>
          <w:t xml:space="preserve">. </w:t>
        </w:r>
      </w:ins>
      <w:ins w:id="145" w:author="Gordon Holtgrieve" w:date="2018-08-22T15:51:00Z">
        <w:r w:rsidR="00095B7D">
          <w:rPr>
            <w:rFonts w:ascii="Times New Roman" w:hAnsi="Times New Roman" w:cs="Times New Roman"/>
            <w:sz w:val="24"/>
            <w:szCs w:val="24"/>
            <w:lang w:val="en-US"/>
          </w:rPr>
          <w:t>(</w:t>
        </w:r>
      </w:ins>
      <w:ins w:id="146" w:author="Gordon Holtgrieve" w:date="2018-08-22T15:44:00Z">
        <w:r w:rsidR="00095B7D">
          <w:rPr>
            <w:rFonts w:ascii="Times New Roman" w:hAnsi="Times New Roman" w:cs="Times New Roman"/>
            <w:sz w:val="24"/>
            <w:szCs w:val="24"/>
            <w:lang w:val="en-US"/>
          </w:rPr>
          <w:t>2018</w:t>
        </w:r>
      </w:ins>
      <w:ins w:id="147" w:author="Gordon Holtgrieve" w:date="2018-08-22T15:51:00Z">
        <w:r w:rsidR="00095B7D">
          <w:rPr>
            <w:rFonts w:ascii="Times New Roman" w:hAnsi="Times New Roman" w:cs="Times New Roman"/>
            <w:sz w:val="24"/>
            <w:szCs w:val="24"/>
            <w:lang w:val="en-US"/>
          </w:rPr>
          <w:t>)</w:t>
        </w:r>
      </w:ins>
      <w:ins w:id="148" w:author="Gordon Holtgrieve" w:date="2018-08-22T15:44:00Z">
        <w:r w:rsidR="00244516">
          <w:rPr>
            <w:rFonts w:ascii="Times New Roman" w:hAnsi="Times New Roman" w:cs="Times New Roman"/>
            <w:sz w:val="24"/>
            <w:szCs w:val="24"/>
            <w:lang w:val="en-US"/>
          </w:rPr>
          <w:t xml:space="preserve"> </w:t>
        </w:r>
      </w:ins>
      <w:ins w:id="149" w:author="Gordon Holtgrieve" w:date="2018-08-22T15:48:00Z">
        <w:r w:rsidR="00095B7D">
          <w:rPr>
            <w:rFonts w:ascii="Times New Roman" w:hAnsi="Times New Roman" w:cs="Times New Roman"/>
            <w:sz w:val="24"/>
            <w:szCs w:val="24"/>
            <w:lang w:val="en-US"/>
          </w:rPr>
          <w:t xml:space="preserve">examined tree growth increments </w:t>
        </w:r>
      </w:ins>
      <w:ins w:id="150" w:author="Gordon Holtgrieve" w:date="2018-08-22T15:55:00Z">
        <w:r w:rsidR="00C61A27">
          <w:rPr>
            <w:rFonts w:ascii="Times New Roman" w:hAnsi="Times New Roman" w:cs="Times New Roman"/>
            <w:sz w:val="24"/>
            <w:szCs w:val="24"/>
            <w:lang w:val="en-US"/>
          </w:rPr>
          <w:t xml:space="preserve">in Alaska </w:t>
        </w:r>
      </w:ins>
      <w:ins w:id="151" w:author="Gordon Holtgrieve" w:date="2018-08-22T15:48:00Z">
        <w:r w:rsidR="00095B7D">
          <w:rPr>
            <w:rFonts w:ascii="Times New Roman" w:hAnsi="Times New Roman" w:cs="Times New Roman"/>
            <w:sz w:val="24"/>
            <w:szCs w:val="24"/>
            <w:lang w:val="en-US"/>
          </w:rPr>
          <w:t>before and after a 20 year</w:t>
        </w:r>
      </w:ins>
      <w:ins w:id="152" w:author="Gordon Holtgrieve" w:date="2018-08-22T15:52:00Z">
        <w:r w:rsidR="00F813E8">
          <w:rPr>
            <w:rFonts w:ascii="Times New Roman" w:hAnsi="Times New Roman" w:cs="Times New Roman"/>
            <w:sz w:val="24"/>
            <w:szCs w:val="24"/>
            <w:lang w:val="en-US"/>
          </w:rPr>
          <w:t>, 250,000 kg</w:t>
        </w:r>
      </w:ins>
      <w:ins w:id="153" w:author="Gordon Holtgrieve" w:date="2018-08-22T15:48:00Z">
        <w:r w:rsidR="00095B7D">
          <w:rPr>
            <w:rFonts w:ascii="Times New Roman" w:hAnsi="Times New Roman" w:cs="Times New Roman"/>
            <w:sz w:val="24"/>
            <w:szCs w:val="24"/>
            <w:lang w:val="en-US"/>
          </w:rPr>
          <w:t xml:space="preserve"> salmon carcass manipulation </w:t>
        </w:r>
      </w:ins>
      <w:ins w:id="154" w:author="Gordon Holtgrieve" w:date="2018-08-22T15:50:00Z">
        <w:r w:rsidR="00095B7D">
          <w:rPr>
            <w:rFonts w:ascii="Times New Roman" w:hAnsi="Times New Roman" w:cs="Times New Roman"/>
            <w:sz w:val="24"/>
            <w:szCs w:val="24"/>
            <w:lang w:val="en-US"/>
          </w:rPr>
          <w:t>to</w:t>
        </w:r>
      </w:ins>
      <w:ins w:id="155" w:author="Gordon Holtgrieve" w:date="2018-08-22T15:48:00Z">
        <w:r w:rsidR="00095B7D">
          <w:rPr>
            <w:rFonts w:ascii="Times New Roman" w:hAnsi="Times New Roman" w:cs="Times New Roman"/>
            <w:sz w:val="24"/>
            <w:szCs w:val="24"/>
            <w:lang w:val="en-US"/>
          </w:rPr>
          <w:t xml:space="preserve"> f</w:t>
        </w:r>
      </w:ins>
      <w:ins w:id="156" w:author="Gordon Holtgrieve" w:date="2018-08-22T15:50:00Z">
        <w:r w:rsidR="00095B7D">
          <w:rPr>
            <w:rFonts w:ascii="Times New Roman" w:hAnsi="Times New Roman" w:cs="Times New Roman"/>
            <w:sz w:val="24"/>
            <w:szCs w:val="24"/>
            <w:lang w:val="en-US"/>
          </w:rPr>
          <w:t>ind</w:t>
        </w:r>
      </w:ins>
      <w:ins w:id="157" w:author="Gordon Holtgrieve" w:date="2018-08-22T15:48:00Z">
        <w:r w:rsidR="00095B7D">
          <w:rPr>
            <w:rFonts w:ascii="Times New Roman" w:hAnsi="Times New Roman" w:cs="Times New Roman"/>
            <w:sz w:val="24"/>
            <w:szCs w:val="24"/>
            <w:lang w:val="en-US"/>
          </w:rPr>
          <w:t xml:space="preserve"> </w:t>
        </w:r>
      </w:ins>
      <w:ins w:id="158" w:author="Gordon Holtgrieve" w:date="2018-08-22T15:50:00Z">
        <w:r w:rsidR="00095B7D">
          <w:rPr>
            <w:rFonts w:ascii="Times New Roman" w:hAnsi="Times New Roman" w:cs="Times New Roman"/>
            <w:sz w:val="24"/>
            <w:szCs w:val="24"/>
            <w:lang w:val="en-US"/>
          </w:rPr>
          <w:t xml:space="preserve">elevated growth with </w:t>
        </w:r>
      </w:ins>
      <w:ins w:id="159" w:author="Gordon Holtgrieve" w:date="2018-08-22T15:54:00Z">
        <w:r w:rsidR="00C61A27">
          <w:rPr>
            <w:rFonts w:ascii="Times New Roman" w:hAnsi="Times New Roman" w:cs="Times New Roman"/>
            <w:sz w:val="24"/>
            <w:szCs w:val="24"/>
            <w:lang w:val="en-US"/>
          </w:rPr>
          <w:t xml:space="preserve">MDN, but the </w:t>
        </w:r>
      </w:ins>
      <w:ins w:id="160" w:author="Gordon Holtgrieve" w:date="2018-08-22T15:58:00Z">
        <w:r w:rsidR="005035E2">
          <w:rPr>
            <w:rFonts w:ascii="Times New Roman" w:hAnsi="Times New Roman" w:cs="Times New Roman"/>
            <w:sz w:val="24"/>
            <w:szCs w:val="24"/>
            <w:lang w:val="en-US"/>
          </w:rPr>
          <w:t>effect</w:t>
        </w:r>
      </w:ins>
      <w:ins w:id="161" w:author="Gordon Holtgrieve" w:date="2018-08-22T15:54:00Z">
        <w:r w:rsidR="00C61A27">
          <w:rPr>
            <w:rFonts w:ascii="Times New Roman" w:hAnsi="Times New Roman" w:cs="Times New Roman"/>
            <w:sz w:val="24"/>
            <w:szCs w:val="24"/>
            <w:lang w:val="en-US"/>
          </w:rPr>
          <w:t xml:space="preserve"> w</w:t>
        </w:r>
      </w:ins>
      <w:ins w:id="162" w:author="Gordon Holtgrieve" w:date="2018-08-22T15:58:00Z">
        <w:r w:rsidR="005035E2">
          <w:rPr>
            <w:rFonts w:ascii="Times New Roman" w:hAnsi="Times New Roman" w:cs="Times New Roman"/>
            <w:sz w:val="24"/>
            <w:szCs w:val="24"/>
            <w:lang w:val="en-US"/>
          </w:rPr>
          <w:t>as</w:t>
        </w:r>
      </w:ins>
      <w:ins w:id="163" w:author="Gordon Holtgrieve" w:date="2018-08-22T15:54:00Z">
        <w:r w:rsidR="00C61A27">
          <w:rPr>
            <w:rFonts w:ascii="Times New Roman" w:hAnsi="Times New Roman" w:cs="Times New Roman"/>
            <w:sz w:val="24"/>
            <w:szCs w:val="24"/>
            <w:lang w:val="en-US"/>
          </w:rPr>
          <w:t xml:space="preserve"> smaller than natural site-to-site variation and </w:t>
        </w:r>
      </w:ins>
      <w:ins w:id="164" w:author="Gordon Holtgrieve" w:date="2018-08-22T15:55:00Z">
        <w:r w:rsidR="00C61A27">
          <w:rPr>
            <w:rFonts w:ascii="Times New Roman" w:hAnsi="Times New Roman" w:cs="Times New Roman"/>
            <w:sz w:val="24"/>
            <w:szCs w:val="24"/>
            <w:lang w:val="en-US"/>
          </w:rPr>
          <w:t xml:space="preserve">an </w:t>
        </w:r>
      </w:ins>
      <w:ins w:id="165" w:author="Gordon Holtgrieve" w:date="2018-08-22T15:58:00Z">
        <w:r w:rsidR="005035E2">
          <w:rPr>
            <w:rFonts w:ascii="Times New Roman" w:hAnsi="Times New Roman" w:cs="Times New Roman"/>
            <w:sz w:val="24"/>
            <w:szCs w:val="24"/>
            <w:lang w:val="en-US"/>
          </w:rPr>
          <w:t xml:space="preserve">overriding </w:t>
        </w:r>
      </w:ins>
      <w:ins w:id="166" w:author="Gordon Holtgrieve" w:date="2018-08-22T15:55:00Z">
        <w:r w:rsidR="00C61A27">
          <w:rPr>
            <w:rFonts w:ascii="Times New Roman" w:hAnsi="Times New Roman" w:cs="Times New Roman"/>
            <w:sz w:val="24"/>
            <w:szCs w:val="24"/>
            <w:lang w:val="en-US"/>
          </w:rPr>
          <w:t xml:space="preserve">trend for increased tree growth </w:t>
        </w:r>
        <w:r w:rsidR="005035E2">
          <w:rPr>
            <w:rFonts w:ascii="Times New Roman" w:hAnsi="Times New Roman" w:cs="Times New Roman"/>
            <w:sz w:val="24"/>
            <w:szCs w:val="24"/>
            <w:lang w:val="en-US"/>
          </w:rPr>
          <w:t>in the last 20 years (likely due to climate warming).</w:t>
        </w:r>
      </w:ins>
      <w:del w:id="167" w:author="Gordon Holtgrieve" w:date="2018-08-22T15:44:00Z">
        <w:r w:rsidR="00AE380F" w:rsidRPr="00D53020" w:rsidDel="00244516">
          <w:rPr>
            <w:rFonts w:ascii="Times New Roman" w:hAnsi="Times New Roman" w:cs="Times New Roman"/>
            <w:sz w:val="24"/>
            <w:szCs w:val="24"/>
            <w:lang w:val="en-US"/>
          </w:rPr>
          <w:delText>Salmon contributions to the terrestrial nitrogen pool support plant growth and distribution</w:delText>
        </w:r>
        <w:r w:rsidR="002571B1" w:rsidRPr="00D53020" w:rsidDel="00244516">
          <w:rPr>
            <w:rFonts w:ascii="Times New Roman" w:hAnsi="Times New Roman" w:cs="Times New Roman"/>
            <w:sz w:val="24"/>
            <w:szCs w:val="24"/>
            <w:lang w:val="en-US"/>
          </w:rPr>
          <w:delText xml:space="preserve"> (Bilby et al. 2003; Helfield and Naiman 2001, 2006; </w:delText>
        </w:r>
        <w:r w:rsidR="007425E0" w:rsidRPr="00D53020" w:rsidDel="00244516">
          <w:rPr>
            <w:rFonts w:ascii="Times New Roman" w:hAnsi="Times New Roman" w:cs="Times New Roman"/>
            <w:sz w:val="24"/>
            <w:szCs w:val="24"/>
            <w:lang w:val="en-US"/>
          </w:rPr>
          <w:delText>Ben-David et al. 1998)</w:delText>
        </w:r>
        <w:r w:rsidR="002571B1" w:rsidRPr="00D53020" w:rsidDel="00244516">
          <w:rPr>
            <w:rFonts w:ascii="Times New Roman" w:hAnsi="Times New Roman" w:cs="Times New Roman"/>
            <w:sz w:val="24"/>
            <w:szCs w:val="24"/>
            <w:lang w:val="en-US"/>
          </w:rPr>
          <w:delText xml:space="preserve">. </w:delText>
        </w:r>
      </w:del>
    </w:p>
    <w:p w14:paraId="75DEF149" w14:textId="1D57350A" w:rsidR="007A064E" w:rsidRPr="00D53020" w:rsidRDefault="007A064E" w:rsidP="000623C4">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commentRangeStart w:id="168"/>
      <w:r w:rsidR="009B6322" w:rsidRPr="00D53020">
        <w:rPr>
          <w:rFonts w:ascii="Times New Roman" w:hAnsi="Times New Roman" w:cs="Times New Roman"/>
          <w:sz w:val="24"/>
          <w:szCs w:val="24"/>
          <w:lang w:val="en-US"/>
        </w:rPr>
        <w:t>Given</w:t>
      </w:r>
      <w:commentRangeEnd w:id="168"/>
      <w:r w:rsidR="00FE2941">
        <w:rPr>
          <w:rStyle w:val="CommentReference"/>
        </w:rPr>
        <w:commentReference w:id="168"/>
      </w:r>
      <w:r w:rsidR="009B6322" w:rsidRPr="00D53020">
        <w:rPr>
          <w:rFonts w:ascii="Times New Roman" w:hAnsi="Times New Roman" w:cs="Times New Roman"/>
          <w:sz w:val="24"/>
          <w:szCs w:val="24"/>
          <w:lang w:val="en-US"/>
        </w:rPr>
        <w:t xml:space="preserve"> plants </w:t>
      </w:r>
      <w:ins w:id="169" w:author="Gordon Holtgrieve" w:date="2018-08-22T10:52:00Z">
        <w:r w:rsidR="00CF35F5">
          <w:rPr>
            <w:rFonts w:ascii="Times New Roman" w:hAnsi="Times New Roman" w:cs="Times New Roman"/>
            <w:sz w:val="24"/>
            <w:szCs w:val="24"/>
            <w:lang w:val="en-US"/>
          </w:rPr>
          <w:t xml:space="preserve">dominantly </w:t>
        </w:r>
      </w:ins>
      <w:r w:rsidR="009B6322" w:rsidRPr="00D53020">
        <w:rPr>
          <w:rFonts w:ascii="Times New Roman" w:hAnsi="Times New Roman" w:cs="Times New Roman"/>
          <w:sz w:val="24"/>
          <w:szCs w:val="24"/>
          <w:lang w:val="en-US"/>
        </w:rPr>
        <w:t xml:space="preserve">assimilate </w:t>
      </w:r>
      <w:ins w:id="170" w:author="Gordon Holtgrieve" w:date="2018-08-22T10:53:00Z">
        <w:r w:rsidR="00CF35F5">
          <w:rPr>
            <w:rFonts w:ascii="Times New Roman" w:hAnsi="Times New Roman" w:cs="Times New Roman"/>
            <w:sz w:val="24"/>
            <w:szCs w:val="24"/>
            <w:lang w:val="en-US"/>
          </w:rPr>
          <w:t xml:space="preserve">soil </w:t>
        </w:r>
      </w:ins>
      <w:ins w:id="171" w:author="Gordon Holtgrieve" w:date="2018-08-22T10:52:00Z">
        <w:r w:rsidR="00CF35F5">
          <w:rPr>
            <w:rFonts w:ascii="Times New Roman" w:hAnsi="Times New Roman" w:cs="Times New Roman"/>
            <w:sz w:val="24"/>
            <w:szCs w:val="24"/>
            <w:lang w:val="en-US"/>
          </w:rPr>
          <w:t xml:space="preserve">inorganic </w:t>
        </w:r>
      </w:ins>
      <w:r w:rsidR="009B6322" w:rsidRPr="00D53020">
        <w:rPr>
          <w:rFonts w:ascii="Times New Roman" w:hAnsi="Times New Roman" w:cs="Times New Roman"/>
          <w:sz w:val="24"/>
          <w:szCs w:val="24"/>
          <w:lang w:val="en-US"/>
        </w:rPr>
        <w:t xml:space="preserve">nitrogen </w:t>
      </w:r>
      <w:ins w:id="172" w:author="Gordon Holtgrieve" w:date="2018-08-22T10:53:00Z">
        <w:r w:rsidR="00CF35F5">
          <w:rPr>
            <w:rFonts w:ascii="Times New Roman" w:hAnsi="Times New Roman" w:cs="Times New Roman"/>
            <w:sz w:val="24"/>
            <w:szCs w:val="24"/>
            <w:lang w:val="en-US"/>
          </w:rPr>
          <w:t xml:space="preserve">(NH4+ and NO3-) </w:t>
        </w:r>
      </w:ins>
      <w:r w:rsidR="009B6322" w:rsidRPr="00D53020">
        <w:rPr>
          <w:rFonts w:ascii="Times New Roman" w:hAnsi="Times New Roman" w:cs="Times New Roman"/>
          <w:sz w:val="24"/>
          <w:szCs w:val="24"/>
          <w:lang w:val="en-US"/>
        </w:rPr>
        <w:t xml:space="preserve">that has been converted in soil rather than direct uptake of </w:t>
      </w:r>
      <w:r w:rsidR="00F64563">
        <w:rPr>
          <w:rFonts w:ascii="Times New Roman" w:hAnsi="Times New Roman" w:cs="Times New Roman"/>
          <w:sz w:val="24"/>
          <w:szCs w:val="24"/>
          <w:lang w:val="en-US"/>
        </w:rPr>
        <w:t>nutrients</w:t>
      </w:r>
      <w:r w:rsidR="009B6322" w:rsidRPr="00D53020">
        <w:rPr>
          <w:rFonts w:ascii="Times New Roman" w:hAnsi="Times New Roman" w:cs="Times New Roman"/>
          <w:sz w:val="24"/>
          <w:szCs w:val="24"/>
          <w:lang w:val="en-US"/>
        </w:rPr>
        <w:t xml:space="preserve"> from salmon, fractionation in soils and nitrogen availability must be accounted for when considering mixing model end members</w:t>
      </w:r>
      <w:r w:rsidR="00F64563">
        <w:rPr>
          <w:rFonts w:ascii="Times New Roman" w:hAnsi="Times New Roman" w:cs="Times New Roman"/>
          <w:sz w:val="24"/>
          <w:szCs w:val="24"/>
          <w:lang w:val="en-US"/>
        </w:rPr>
        <w:t>. This is important for</w:t>
      </w:r>
      <w:r w:rsidR="009B6322" w:rsidRPr="00D53020">
        <w:rPr>
          <w:rFonts w:ascii="Times New Roman" w:hAnsi="Times New Roman" w:cs="Times New Roman"/>
          <w:sz w:val="24"/>
          <w:szCs w:val="24"/>
          <w:lang w:val="en-US"/>
        </w:rPr>
        <w:t xml:space="preserve"> calculating the relative contribution of MDN to terrestrial communities via pathways that do not involve direct consumption of salmon. </w:t>
      </w:r>
      <w:r w:rsidRPr="00D53020">
        <w:rPr>
          <w:rFonts w:ascii="Times New Roman" w:hAnsi="Times New Roman" w:cs="Times New Roman"/>
          <w:sz w:val="24"/>
          <w:szCs w:val="24"/>
          <w:lang w:val="en-US"/>
        </w:rPr>
        <w:t xml:space="preserve">Studies using </w:t>
      </w:r>
      <w:r w:rsidRPr="00D53020">
        <w:rPr>
          <w:rFonts w:ascii="Times New Roman" w:hAnsi="Times New Roman" w:cs="Times New Roman"/>
          <w:sz w:val="24"/>
          <w:szCs w:val="24"/>
          <w:lang w:val="en-US"/>
        </w:rPr>
        <w:sym w:font="Symbol" w:char="F064"/>
      </w:r>
      <w:r w:rsidRPr="00D53020">
        <w:rPr>
          <w:rFonts w:ascii="Times New Roman" w:hAnsi="Times New Roman" w:cs="Times New Roman"/>
          <w:sz w:val="24"/>
          <w:szCs w:val="24"/>
          <w:vertAlign w:val="superscript"/>
          <w:lang w:val="en-US"/>
        </w:rPr>
        <w:t>15</w:t>
      </w:r>
      <w:r w:rsidRPr="00D53020">
        <w:rPr>
          <w:rFonts w:ascii="Times New Roman" w:hAnsi="Times New Roman" w:cs="Times New Roman"/>
          <w:sz w:val="24"/>
          <w:szCs w:val="24"/>
          <w:lang w:val="en-US"/>
        </w:rPr>
        <w:t>N as a</w:t>
      </w:r>
      <w:r w:rsidR="00A678BE" w:rsidRPr="00D53020">
        <w:rPr>
          <w:rFonts w:ascii="Times New Roman" w:hAnsi="Times New Roman" w:cs="Times New Roman"/>
          <w:sz w:val="24"/>
          <w:szCs w:val="24"/>
          <w:lang w:val="en-US"/>
        </w:rPr>
        <w:t>n</w:t>
      </w:r>
      <w:r w:rsidRPr="00D53020">
        <w:rPr>
          <w:rFonts w:ascii="Times New Roman" w:hAnsi="Times New Roman" w:cs="Times New Roman"/>
          <w:sz w:val="24"/>
          <w:szCs w:val="24"/>
          <w:lang w:val="en-US"/>
        </w:rPr>
        <w:t xml:space="preserve"> </w:t>
      </w:r>
      <w:r w:rsidR="00DC12F3" w:rsidRPr="00D53020">
        <w:rPr>
          <w:rFonts w:ascii="Times New Roman" w:hAnsi="Times New Roman" w:cs="Times New Roman"/>
          <w:sz w:val="24"/>
          <w:szCs w:val="24"/>
          <w:lang w:val="en-US"/>
        </w:rPr>
        <w:t>MDN</w:t>
      </w:r>
      <w:r w:rsidR="00436FCD" w:rsidRPr="00D53020">
        <w:rPr>
          <w:rFonts w:ascii="Times New Roman" w:hAnsi="Times New Roman" w:cs="Times New Roman"/>
          <w:sz w:val="24"/>
          <w:szCs w:val="24"/>
          <w:lang w:val="en-US"/>
        </w:rPr>
        <w:t xml:space="preserve"> tracer for plants </w:t>
      </w:r>
      <w:r w:rsidR="0044562C" w:rsidRPr="00D53020">
        <w:rPr>
          <w:rFonts w:ascii="Times New Roman" w:hAnsi="Times New Roman" w:cs="Times New Roman"/>
          <w:sz w:val="24"/>
          <w:szCs w:val="24"/>
          <w:lang w:val="en-US"/>
        </w:rPr>
        <w:t>typically</w:t>
      </w:r>
      <w:r w:rsidR="00436FCD" w:rsidRPr="00D53020">
        <w:rPr>
          <w:rFonts w:ascii="Times New Roman" w:hAnsi="Times New Roman" w:cs="Times New Roman"/>
          <w:sz w:val="24"/>
          <w:szCs w:val="24"/>
          <w:lang w:val="en-US"/>
        </w:rPr>
        <w:t xml:space="preserve"> assume nitrogen from salmon is directly </w:t>
      </w:r>
      <w:r w:rsidR="002571B1" w:rsidRPr="00D53020">
        <w:rPr>
          <w:rFonts w:ascii="Times New Roman" w:hAnsi="Times New Roman" w:cs="Times New Roman"/>
          <w:sz w:val="24"/>
          <w:szCs w:val="24"/>
          <w:lang w:val="en-US"/>
        </w:rPr>
        <w:t>assimilated</w:t>
      </w:r>
      <w:r w:rsidR="00436FCD" w:rsidRPr="00D53020">
        <w:rPr>
          <w:rFonts w:ascii="Times New Roman" w:hAnsi="Times New Roman" w:cs="Times New Roman"/>
          <w:sz w:val="24"/>
          <w:szCs w:val="24"/>
          <w:lang w:val="en-US"/>
        </w:rPr>
        <w:t xml:space="preserve"> by plants</w:t>
      </w:r>
      <w:r w:rsidR="004321D1" w:rsidRPr="00D53020">
        <w:rPr>
          <w:rFonts w:ascii="Times New Roman" w:hAnsi="Times New Roman" w:cs="Times New Roman"/>
          <w:sz w:val="24"/>
          <w:szCs w:val="24"/>
          <w:lang w:val="en-US"/>
        </w:rPr>
        <w:t xml:space="preserve"> by using salmon </w:t>
      </w:r>
      <w:r w:rsidR="004321D1" w:rsidRPr="00D53020">
        <w:rPr>
          <w:rFonts w:ascii="Times New Roman" w:hAnsi="Times New Roman" w:cs="Times New Roman"/>
          <w:sz w:val="24"/>
          <w:szCs w:val="24"/>
          <w:lang w:val="en-US"/>
        </w:rPr>
        <w:sym w:font="Symbol" w:char="F064"/>
      </w:r>
      <w:r w:rsidR="004321D1" w:rsidRPr="00D53020">
        <w:rPr>
          <w:rFonts w:ascii="Times New Roman" w:hAnsi="Times New Roman" w:cs="Times New Roman"/>
          <w:sz w:val="24"/>
          <w:szCs w:val="24"/>
          <w:vertAlign w:val="superscript"/>
          <w:lang w:val="en-US"/>
        </w:rPr>
        <w:t>15</w:t>
      </w:r>
      <w:r w:rsidR="004321D1" w:rsidRPr="00D53020">
        <w:rPr>
          <w:rFonts w:ascii="Times New Roman" w:hAnsi="Times New Roman" w:cs="Times New Roman"/>
          <w:sz w:val="24"/>
          <w:szCs w:val="24"/>
          <w:lang w:val="en-US"/>
        </w:rPr>
        <w:t>N as a mixing model end member</w:t>
      </w:r>
      <w:r w:rsidR="00436FCD" w:rsidRPr="00D53020">
        <w:rPr>
          <w:rFonts w:ascii="Times New Roman" w:hAnsi="Times New Roman" w:cs="Times New Roman"/>
          <w:sz w:val="24"/>
          <w:szCs w:val="24"/>
          <w:lang w:val="en-US"/>
        </w:rPr>
        <w:t>, an assumpti</w:t>
      </w:r>
      <w:r w:rsidR="004321D1" w:rsidRPr="00D53020">
        <w:rPr>
          <w:rFonts w:ascii="Times New Roman" w:hAnsi="Times New Roman" w:cs="Times New Roman"/>
          <w:sz w:val="24"/>
          <w:szCs w:val="24"/>
          <w:lang w:val="en-US"/>
        </w:rPr>
        <w:t xml:space="preserve">on </w:t>
      </w:r>
      <w:r w:rsidR="004321D1" w:rsidRPr="00D53020">
        <w:rPr>
          <w:rFonts w:ascii="Times New Roman" w:hAnsi="Times New Roman" w:cs="Times New Roman"/>
          <w:sz w:val="24"/>
          <w:szCs w:val="24"/>
          <w:lang w:val="en-US"/>
        </w:rPr>
        <w:lastRenderedPageBreak/>
        <w:t>that is demonstrably false. The nitrogen cycle in soils contains a number of potentially fractionating step</w:t>
      </w:r>
      <w:r w:rsidR="00FB5997" w:rsidRPr="00D53020">
        <w:rPr>
          <w:rFonts w:ascii="Times New Roman" w:hAnsi="Times New Roman" w:cs="Times New Roman"/>
          <w:sz w:val="24"/>
          <w:szCs w:val="24"/>
          <w:lang w:val="en-US"/>
        </w:rPr>
        <w:t>s</w:t>
      </w:r>
      <w:r w:rsidR="004321D1" w:rsidRPr="00D53020">
        <w:rPr>
          <w:rFonts w:ascii="Times New Roman" w:hAnsi="Times New Roman" w:cs="Times New Roman"/>
          <w:sz w:val="24"/>
          <w:szCs w:val="24"/>
          <w:lang w:val="en-US"/>
        </w:rPr>
        <w:t xml:space="preserve"> (Figure 1). O</w:t>
      </w:r>
      <w:r w:rsidR="00436FCD" w:rsidRPr="00D53020">
        <w:rPr>
          <w:rFonts w:ascii="Times New Roman" w:hAnsi="Times New Roman" w:cs="Times New Roman"/>
          <w:sz w:val="24"/>
          <w:szCs w:val="24"/>
          <w:lang w:val="en-US"/>
        </w:rPr>
        <w:t xml:space="preserve">rganic material from decomposing salmon must undergo </w:t>
      </w:r>
      <w:r w:rsidR="00AE380F" w:rsidRPr="00D53020">
        <w:rPr>
          <w:rFonts w:ascii="Times New Roman" w:hAnsi="Times New Roman" w:cs="Times New Roman"/>
          <w:sz w:val="24"/>
          <w:szCs w:val="24"/>
          <w:lang w:val="en-US"/>
        </w:rPr>
        <w:t>depolymerization, the conversion of organic matter to monomers</w:t>
      </w:r>
      <w:r w:rsidR="009B6322" w:rsidRPr="00D53020">
        <w:rPr>
          <w:rFonts w:ascii="Times New Roman" w:hAnsi="Times New Roman" w:cs="Times New Roman"/>
          <w:sz w:val="24"/>
          <w:szCs w:val="24"/>
          <w:lang w:val="en-US"/>
        </w:rPr>
        <w:t>,</w:t>
      </w:r>
      <w:r w:rsidR="00AE380F" w:rsidRPr="00D53020">
        <w:rPr>
          <w:rFonts w:ascii="Times New Roman" w:hAnsi="Times New Roman" w:cs="Times New Roman"/>
          <w:sz w:val="24"/>
          <w:szCs w:val="24"/>
          <w:lang w:val="en-US"/>
        </w:rPr>
        <w:t xml:space="preserve"> and </w:t>
      </w:r>
      <w:r w:rsidR="00436FCD" w:rsidRPr="00D53020">
        <w:rPr>
          <w:rFonts w:ascii="Times New Roman" w:hAnsi="Times New Roman" w:cs="Times New Roman"/>
          <w:sz w:val="24"/>
          <w:szCs w:val="24"/>
          <w:lang w:val="en-US"/>
        </w:rPr>
        <w:t>miner</w:t>
      </w:r>
      <w:r w:rsidR="00AE380F" w:rsidRPr="00D53020">
        <w:rPr>
          <w:rFonts w:ascii="Times New Roman" w:hAnsi="Times New Roman" w:cs="Times New Roman"/>
          <w:sz w:val="24"/>
          <w:szCs w:val="24"/>
          <w:lang w:val="en-US"/>
        </w:rPr>
        <w:t xml:space="preserve">alization, </w:t>
      </w:r>
      <w:r w:rsidR="00436FCD" w:rsidRPr="00D53020">
        <w:rPr>
          <w:rFonts w:ascii="Times New Roman" w:hAnsi="Times New Roman" w:cs="Times New Roman"/>
          <w:sz w:val="24"/>
          <w:szCs w:val="24"/>
          <w:lang w:val="en-US"/>
        </w:rPr>
        <w:t xml:space="preserve">the conversion of organic compounds to ammonium by nitrogen fixing </w:t>
      </w:r>
      <w:r w:rsidR="00AE380F" w:rsidRPr="00D53020">
        <w:rPr>
          <w:rFonts w:ascii="Times New Roman" w:hAnsi="Times New Roman" w:cs="Times New Roman"/>
          <w:sz w:val="24"/>
          <w:szCs w:val="24"/>
          <w:lang w:val="en-US"/>
        </w:rPr>
        <w:t>microbes</w:t>
      </w:r>
      <w:r w:rsidR="00436FCD" w:rsidRPr="00D53020">
        <w:rPr>
          <w:rFonts w:ascii="Times New Roman" w:hAnsi="Times New Roman" w:cs="Times New Roman"/>
          <w:sz w:val="24"/>
          <w:szCs w:val="24"/>
          <w:lang w:val="en-US"/>
        </w:rPr>
        <w:t xml:space="preserve">. Ammonium then </w:t>
      </w:r>
      <w:r w:rsidR="00AE380F" w:rsidRPr="00D53020">
        <w:rPr>
          <w:rFonts w:ascii="Times New Roman" w:hAnsi="Times New Roman" w:cs="Times New Roman"/>
          <w:sz w:val="24"/>
          <w:szCs w:val="24"/>
          <w:lang w:val="en-US"/>
        </w:rPr>
        <w:t xml:space="preserve">is </w:t>
      </w:r>
      <w:r w:rsidR="00436FCD" w:rsidRPr="00D53020">
        <w:rPr>
          <w:rFonts w:ascii="Times New Roman" w:hAnsi="Times New Roman" w:cs="Times New Roman"/>
          <w:sz w:val="24"/>
          <w:szCs w:val="24"/>
          <w:lang w:val="en-US"/>
        </w:rPr>
        <w:t>converted to nitrate (NO</w:t>
      </w:r>
      <w:r w:rsidR="00436FCD" w:rsidRPr="00D53020">
        <w:rPr>
          <w:rFonts w:ascii="Times New Roman" w:hAnsi="Times New Roman" w:cs="Times New Roman"/>
          <w:sz w:val="24"/>
          <w:szCs w:val="24"/>
          <w:vertAlign w:val="subscript"/>
          <w:lang w:val="en-US"/>
        </w:rPr>
        <w:t>3</w:t>
      </w:r>
      <w:r w:rsidR="00436FCD" w:rsidRPr="00D53020">
        <w:rPr>
          <w:rFonts w:ascii="Times New Roman" w:hAnsi="Times New Roman" w:cs="Times New Roman"/>
          <w:sz w:val="24"/>
          <w:szCs w:val="24"/>
          <w:vertAlign w:val="superscript"/>
          <w:lang w:val="en-US"/>
        </w:rPr>
        <w:t>-</w:t>
      </w:r>
      <w:r w:rsidR="00436FCD" w:rsidRPr="00D53020">
        <w:rPr>
          <w:rFonts w:ascii="Times New Roman" w:hAnsi="Times New Roman" w:cs="Times New Roman"/>
          <w:sz w:val="24"/>
          <w:szCs w:val="24"/>
          <w:lang w:val="en-US"/>
        </w:rPr>
        <w:t xml:space="preserve">) by nitrifying bacteria. </w:t>
      </w:r>
      <w:r w:rsidR="00AE380F" w:rsidRPr="00D53020">
        <w:rPr>
          <w:rFonts w:ascii="Times New Roman" w:hAnsi="Times New Roman" w:cs="Times New Roman"/>
          <w:sz w:val="24"/>
          <w:szCs w:val="24"/>
          <w:lang w:val="en-US"/>
        </w:rPr>
        <w:t xml:space="preserve">Depolymerization, </w:t>
      </w:r>
      <w:r w:rsidR="00C30D4C" w:rsidRPr="00D53020">
        <w:rPr>
          <w:rFonts w:ascii="Times New Roman" w:hAnsi="Times New Roman" w:cs="Times New Roman"/>
          <w:sz w:val="24"/>
          <w:szCs w:val="24"/>
          <w:lang w:val="en-US"/>
        </w:rPr>
        <w:t>mineralization</w:t>
      </w:r>
      <w:r w:rsidR="00AE380F" w:rsidRPr="00D53020">
        <w:rPr>
          <w:rFonts w:ascii="Times New Roman" w:hAnsi="Times New Roman" w:cs="Times New Roman"/>
          <w:sz w:val="24"/>
          <w:szCs w:val="24"/>
          <w:lang w:val="en-US"/>
        </w:rPr>
        <w:t>,</w:t>
      </w:r>
      <w:r w:rsidR="00C30D4C" w:rsidRPr="00D53020">
        <w:rPr>
          <w:rFonts w:ascii="Times New Roman" w:hAnsi="Times New Roman" w:cs="Times New Roman"/>
          <w:sz w:val="24"/>
          <w:szCs w:val="24"/>
          <w:lang w:val="en-US"/>
        </w:rPr>
        <w:t xml:space="preserve"> and nitrification control plant available nitrogen pools</w:t>
      </w:r>
      <w:r w:rsidR="00DC12F3" w:rsidRPr="00D53020">
        <w:rPr>
          <w:rFonts w:ascii="Times New Roman" w:hAnsi="Times New Roman" w:cs="Times New Roman"/>
          <w:sz w:val="24"/>
          <w:szCs w:val="24"/>
          <w:lang w:val="en-US"/>
        </w:rPr>
        <w:t xml:space="preserve"> and ultimately its corresponding </w:t>
      </w:r>
      <w:r w:rsidR="00DC12F3" w:rsidRPr="00D53020">
        <w:rPr>
          <w:rFonts w:ascii="Times New Roman" w:hAnsi="Times New Roman" w:cs="Times New Roman"/>
          <w:sz w:val="24"/>
          <w:szCs w:val="24"/>
          <w:lang w:val="en-US"/>
        </w:rPr>
        <w:sym w:font="Symbol" w:char="F064"/>
      </w:r>
      <w:r w:rsidR="00DC12F3" w:rsidRPr="00D53020">
        <w:rPr>
          <w:rFonts w:ascii="Times New Roman" w:hAnsi="Times New Roman" w:cs="Times New Roman"/>
          <w:sz w:val="24"/>
          <w:szCs w:val="24"/>
          <w:vertAlign w:val="superscript"/>
          <w:lang w:val="en-US"/>
        </w:rPr>
        <w:t>15</w:t>
      </w:r>
      <w:r w:rsidR="00DC12F3" w:rsidRPr="00D53020">
        <w:rPr>
          <w:rFonts w:ascii="Times New Roman" w:hAnsi="Times New Roman" w:cs="Times New Roman"/>
          <w:sz w:val="24"/>
          <w:szCs w:val="24"/>
          <w:lang w:val="en-US"/>
        </w:rPr>
        <w:t>N</w:t>
      </w:r>
      <w:r w:rsidR="00AE380F" w:rsidRPr="00D53020">
        <w:rPr>
          <w:rFonts w:ascii="Times New Roman" w:hAnsi="Times New Roman" w:cs="Times New Roman"/>
          <w:sz w:val="24"/>
          <w:szCs w:val="24"/>
          <w:lang w:val="en-US"/>
        </w:rPr>
        <w:t xml:space="preserve"> (Schimel and Bennett 2004)</w:t>
      </w:r>
      <w:r w:rsidR="00C30D4C" w:rsidRPr="00D53020">
        <w:rPr>
          <w:rFonts w:ascii="Times New Roman" w:hAnsi="Times New Roman" w:cs="Times New Roman"/>
          <w:sz w:val="24"/>
          <w:szCs w:val="24"/>
          <w:lang w:val="en-US"/>
        </w:rPr>
        <w:t xml:space="preserve">. </w:t>
      </w:r>
      <w:r w:rsidR="007B071C" w:rsidRPr="00D53020">
        <w:rPr>
          <w:rFonts w:ascii="Times New Roman" w:hAnsi="Times New Roman" w:cs="Times New Roman"/>
          <w:sz w:val="24"/>
          <w:szCs w:val="24"/>
          <w:lang w:val="en-US"/>
        </w:rPr>
        <w:t>These conversions also have</w:t>
      </w:r>
      <w:r w:rsidR="0055631A" w:rsidRPr="00D53020">
        <w:rPr>
          <w:rFonts w:ascii="Times New Roman" w:hAnsi="Times New Roman" w:cs="Times New Roman"/>
          <w:sz w:val="24"/>
          <w:szCs w:val="24"/>
          <w:lang w:val="en-US"/>
        </w:rPr>
        <w:t xml:space="preserve"> the potential to enrich nitrogen pools in </w:t>
      </w:r>
      <w:r w:rsidR="0055631A" w:rsidRPr="00D53020">
        <w:rPr>
          <w:rFonts w:ascii="Times New Roman" w:hAnsi="Times New Roman" w:cs="Times New Roman"/>
          <w:sz w:val="24"/>
          <w:szCs w:val="24"/>
          <w:vertAlign w:val="superscript"/>
          <w:lang w:val="en-US"/>
        </w:rPr>
        <w:t>15</w:t>
      </w:r>
      <w:r w:rsidR="0055631A" w:rsidRPr="00D53020">
        <w:rPr>
          <w:rFonts w:ascii="Times New Roman" w:hAnsi="Times New Roman" w:cs="Times New Roman"/>
          <w:sz w:val="24"/>
          <w:szCs w:val="24"/>
          <w:lang w:val="en-US"/>
        </w:rPr>
        <w:t>N</w:t>
      </w:r>
      <w:r w:rsidR="000E42FA" w:rsidRPr="00D53020">
        <w:rPr>
          <w:rFonts w:ascii="Times New Roman" w:hAnsi="Times New Roman" w:cs="Times New Roman"/>
          <w:sz w:val="24"/>
          <w:szCs w:val="24"/>
          <w:lang w:val="en-US"/>
        </w:rPr>
        <w:t xml:space="preserve"> (</w:t>
      </w:r>
      <w:proofErr w:type="spellStart"/>
      <w:r w:rsidR="000E42FA" w:rsidRPr="00D53020">
        <w:rPr>
          <w:rFonts w:ascii="Times New Roman" w:hAnsi="Times New Roman" w:cs="Times New Roman"/>
          <w:sz w:val="24"/>
          <w:szCs w:val="24"/>
          <w:lang w:val="en-US"/>
        </w:rPr>
        <w:t>Gende</w:t>
      </w:r>
      <w:proofErr w:type="spellEnd"/>
      <w:r w:rsidR="000E42FA" w:rsidRPr="00D53020">
        <w:rPr>
          <w:rFonts w:ascii="Times New Roman" w:hAnsi="Times New Roman" w:cs="Times New Roman"/>
          <w:sz w:val="24"/>
          <w:szCs w:val="24"/>
          <w:lang w:val="en-US"/>
        </w:rPr>
        <w:t xml:space="preserve"> et al. 2002; Schindler et al. 2003)</w:t>
      </w:r>
      <w:r w:rsidR="0055631A" w:rsidRPr="00D53020">
        <w:rPr>
          <w:rFonts w:ascii="Times New Roman" w:hAnsi="Times New Roman" w:cs="Times New Roman"/>
          <w:sz w:val="24"/>
          <w:szCs w:val="24"/>
          <w:lang w:val="en-US"/>
        </w:rPr>
        <w:t xml:space="preserve"> which is likely to provide misleading </w:t>
      </w:r>
      <w:r w:rsidR="009B6322" w:rsidRPr="00D53020">
        <w:rPr>
          <w:rFonts w:ascii="Times New Roman" w:hAnsi="Times New Roman" w:cs="Times New Roman"/>
          <w:sz w:val="24"/>
          <w:szCs w:val="24"/>
          <w:lang w:val="en-US"/>
        </w:rPr>
        <w:t>over-</w:t>
      </w:r>
      <w:r w:rsidR="0055631A" w:rsidRPr="00D53020">
        <w:rPr>
          <w:rFonts w:ascii="Times New Roman" w:hAnsi="Times New Roman" w:cs="Times New Roman"/>
          <w:sz w:val="24"/>
          <w:szCs w:val="24"/>
          <w:lang w:val="en-US"/>
        </w:rPr>
        <w:t xml:space="preserve">estimates of the contributions of MDN </w:t>
      </w:r>
      <w:r w:rsidR="004321D1" w:rsidRPr="00D53020">
        <w:rPr>
          <w:rFonts w:ascii="Times New Roman" w:hAnsi="Times New Roman" w:cs="Times New Roman"/>
          <w:sz w:val="24"/>
          <w:szCs w:val="24"/>
          <w:lang w:val="en-US"/>
        </w:rPr>
        <w:t>to</w:t>
      </w:r>
      <w:r w:rsidR="002571B1" w:rsidRPr="00D53020">
        <w:rPr>
          <w:rFonts w:ascii="Times New Roman" w:hAnsi="Times New Roman" w:cs="Times New Roman"/>
          <w:sz w:val="24"/>
          <w:szCs w:val="24"/>
          <w:lang w:val="en-US"/>
        </w:rPr>
        <w:t xml:space="preserve"> terrestrial </w:t>
      </w:r>
      <w:r w:rsidR="009B6322" w:rsidRPr="00D53020">
        <w:rPr>
          <w:rFonts w:ascii="Times New Roman" w:hAnsi="Times New Roman" w:cs="Times New Roman"/>
          <w:sz w:val="24"/>
          <w:szCs w:val="24"/>
          <w:lang w:val="en-US"/>
        </w:rPr>
        <w:t>vegetation</w:t>
      </w:r>
      <w:r w:rsidR="000E42FA" w:rsidRPr="00D53020">
        <w:rPr>
          <w:rFonts w:ascii="Times New Roman" w:hAnsi="Times New Roman" w:cs="Times New Roman"/>
          <w:sz w:val="24"/>
          <w:szCs w:val="24"/>
          <w:lang w:val="en-US"/>
        </w:rPr>
        <w:t>.</w:t>
      </w:r>
      <w:r w:rsidR="00057878" w:rsidRPr="00D53020">
        <w:rPr>
          <w:rFonts w:ascii="Times New Roman" w:hAnsi="Times New Roman" w:cs="Times New Roman"/>
          <w:sz w:val="24"/>
          <w:szCs w:val="24"/>
          <w:lang w:val="en-US"/>
        </w:rPr>
        <w:t xml:space="preserve"> </w:t>
      </w:r>
      <w:r w:rsidR="009B6322" w:rsidRPr="00D53020">
        <w:rPr>
          <w:rFonts w:ascii="Times New Roman" w:hAnsi="Times New Roman" w:cs="Times New Roman"/>
          <w:sz w:val="24"/>
          <w:szCs w:val="24"/>
          <w:lang w:val="en-US"/>
        </w:rPr>
        <w:t>Nitrification and denitrification transformations have been shown to preferentially favor light isotopes and can impart stable isotope signatures as large as 15-35‰ and 30‰ respectively (</w:t>
      </w:r>
      <w:proofErr w:type="spellStart"/>
      <w:r w:rsidR="009B6322" w:rsidRPr="00D53020">
        <w:rPr>
          <w:rFonts w:ascii="Times New Roman" w:hAnsi="Times New Roman" w:cs="Times New Roman"/>
          <w:sz w:val="24"/>
          <w:szCs w:val="24"/>
          <w:lang w:val="en-US"/>
        </w:rPr>
        <w:t>Hogberg</w:t>
      </w:r>
      <w:proofErr w:type="spellEnd"/>
      <w:r w:rsidR="009B6322" w:rsidRPr="00D53020">
        <w:rPr>
          <w:rFonts w:ascii="Times New Roman" w:hAnsi="Times New Roman" w:cs="Times New Roman"/>
          <w:sz w:val="24"/>
          <w:szCs w:val="24"/>
          <w:lang w:val="en-US"/>
        </w:rPr>
        <w:t xml:space="preserve"> 1997), far exceeding the 12‰ salmon end member typically used in mixing models. </w:t>
      </w:r>
      <w:r w:rsidR="00057878" w:rsidRPr="00D53020">
        <w:rPr>
          <w:rFonts w:ascii="Times New Roman" w:hAnsi="Times New Roman" w:cs="Times New Roman"/>
          <w:sz w:val="24"/>
          <w:szCs w:val="24"/>
          <w:lang w:val="en-US"/>
        </w:rPr>
        <w:t>Additionally, there is evidence</w:t>
      </w:r>
      <w:r w:rsidR="004321D1" w:rsidRPr="00D53020">
        <w:rPr>
          <w:rFonts w:ascii="Times New Roman" w:hAnsi="Times New Roman" w:cs="Times New Roman"/>
          <w:sz w:val="24"/>
          <w:szCs w:val="24"/>
          <w:lang w:val="en-US"/>
        </w:rPr>
        <w:t xml:space="preserve"> </w:t>
      </w:r>
      <w:r w:rsidR="004321D1" w:rsidRPr="00D53020">
        <w:rPr>
          <w:rFonts w:ascii="Times New Roman" w:hAnsi="Times New Roman" w:cs="Times New Roman"/>
          <w:sz w:val="24"/>
          <w:szCs w:val="24"/>
          <w:lang w:val="en-US"/>
        </w:rPr>
        <w:sym w:font="Symbol" w:char="F064"/>
      </w:r>
      <w:r w:rsidR="004321D1" w:rsidRPr="00D53020">
        <w:rPr>
          <w:rFonts w:ascii="Times New Roman" w:hAnsi="Times New Roman" w:cs="Times New Roman"/>
          <w:sz w:val="24"/>
          <w:szCs w:val="24"/>
          <w:vertAlign w:val="superscript"/>
          <w:lang w:val="en-US"/>
        </w:rPr>
        <w:t>15</w:t>
      </w:r>
      <w:r w:rsidR="00AE380F" w:rsidRPr="00D53020">
        <w:rPr>
          <w:rFonts w:ascii="Times New Roman" w:hAnsi="Times New Roman" w:cs="Times New Roman"/>
          <w:sz w:val="24"/>
          <w:szCs w:val="24"/>
          <w:lang w:val="en-US"/>
        </w:rPr>
        <w:t>N</w:t>
      </w:r>
      <w:r w:rsidR="004321D1" w:rsidRPr="00D53020">
        <w:rPr>
          <w:rFonts w:ascii="Times New Roman" w:hAnsi="Times New Roman" w:cs="Times New Roman"/>
          <w:sz w:val="24"/>
          <w:szCs w:val="24"/>
          <w:lang w:val="en-US"/>
        </w:rPr>
        <w:t xml:space="preserve"> </w:t>
      </w:r>
      <w:r w:rsidR="009B6322" w:rsidRPr="00D53020">
        <w:rPr>
          <w:rFonts w:ascii="Times New Roman" w:hAnsi="Times New Roman" w:cs="Times New Roman"/>
          <w:sz w:val="24"/>
          <w:szCs w:val="24"/>
          <w:lang w:val="en-US"/>
        </w:rPr>
        <w:t xml:space="preserve">and </w:t>
      </w:r>
      <w:r w:rsidR="004321D1" w:rsidRPr="00D53020">
        <w:rPr>
          <w:rFonts w:ascii="Times New Roman" w:hAnsi="Times New Roman" w:cs="Times New Roman"/>
          <w:sz w:val="24"/>
          <w:szCs w:val="24"/>
          <w:lang w:val="en-US"/>
        </w:rPr>
        <w:t xml:space="preserve">nitrogen availability are correlated, with foliar </w:t>
      </w:r>
      <w:r w:rsidR="004321D1" w:rsidRPr="00D53020">
        <w:rPr>
          <w:rFonts w:ascii="Times New Roman" w:hAnsi="Times New Roman" w:cs="Times New Roman"/>
          <w:sz w:val="24"/>
          <w:szCs w:val="24"/>
          <w:lang w:val="en-US"/>
        </w:rPr>
        <w:sym w:font="Symbol" w:char="F064"/>
      </w:r>
      <w:r w:rsidR="004321D1" w:rsidRPr="00D53020">
        <w:rPr>
          <w:rFonts w:ascii="Times New Roman" w:hAnsi="Times New Roman" w:cs="Times New Roman"/>
          <w:sz w:val="24"/>
          <w:szCs w:val="24"/>
          <w:vertAlign w:val="superscript"/>
          <w:lang w:val="en-US"/>
        </w:rPr>
        <w:t>15</w:t>
      </w:r>
      <w:r w:rsidR="004321D1" w:rsidRPr="00D53020">
        <w:rPr>
          <w:rFonts w:ascii="Times New Roman" w:hAnsi="Times New Roman" w:cs="Times New Roman"/>
          <w:sz w:val="24"/>
          <w:szCs w:val="24"/>
          <w:lang w:val="en-US"/>
        </w:rPr>
        <w:t>N becoming more enriched when</w:t>
      </w:r>
      <w:r w:rsidR="007B071C" w:rsidRPr="00D53020">
        <w:rPr>
          <w:rFonts w:ascii="Times New Roman" w:hAnsi="Times New Roman" w:cs="Times New Roman"/>
          <w:sz w:val="24"/>
          <w:szCs w:val="24"/>
          <w:lang w:val="en-US"/>
        </w:rPr>
        <w:t xml:space="preserve"> plant available</w:t>
      </w:r>
      <w:r w:rsidR="004321D1" w:rsidRPr="00D53020">
        <w:rPr>
          <w:rFonts w:ascii="Times New Roman" w:hAnsi="Times New Roman" w:cs="Times New Roman"/>
          <w:sz w:val="24"/>
          <w:szCs w:val="24"/>
          <w:lang w:val="en-US"/>
        </w:rPr>
        <w:t xml:space="preserve"> nitrogen is abundant. Therefore</w:t>
      </w:r>
      <w:r w:rsidR="007B071C" w:rsidRPr="00D53020">
        <w:rPr>
          <w:rFonts w:ascii="Times New Roman" w:hAnsi="Times New Roman" w:cs="Times New Roman"/>
          <w:sz w:val="24"/>
          <w:szCs w:val="24"/>
          <w:lang w:val="en-US"/>
        </w:rPr>
        <w:t>,</w:t>
      </w:r>
      <w:r w:rsidR="004321D1" w:rsidRPr="00D53020">
        <w:rPr>
          <w:rFonts w:ascii="Times New Roman" w:hAnsi="Times New Roman" w:cs="Times New Roman"/>
          <w:sz w:val="24"/>
          <w:szCs w:val="24"/>
          <w:lang w:val="en-US"/>
        </w:rPr>
        <w:t xml:space="preserve"> foliar </w:t>
      </w:r>
      <w:r w:rsidR="004321D1" w:rsidRPr="00D53020">
        <w:rPr>
          <w:rFonts w:ascii="Times New Roman" w:hAnsi="Times New Roman" w:cs="Times New Roman"/>
          <w:sz w:val="24"/>
          <w:szCs w:val="24"/>
          <w:lang w:val="en-US"/>
        </w:rPr>
        <w:sym w:font="Symbol" w:char="F064"/>
      </w:r>
      <w:r w:rsidR="004321D1" w:rsidRPr="00D53020">
        <w:rPr>
          <w:rFonts w:ascii="Times New Roman" w:hAnsi="Times New Roman" w:cs="Times New Roman"/>
          <w:sz w:val="24"/>
          <w:szCs w:val="24"/>
          <w:vertAlign w:val="superscript"/>
          <w:lang w:val="en-US"/>
        </w:rPr>
        <w:t>15</w:t>
      </w:r>
      <w:r w:rsidR="004321D1" w:rsidRPr="00D53020">
        <w:rPr>
          <w:rFonts w:ascii="Times New Roman" w:hAnsi="Times New Roman" w:cs="Times New Roman"/>
          <w:sz w:val="24"/>
          <w:szCs w:val="24"/>
          <w:lang w:val="en-US"/>
        </w:rPr>
        <w:t xml:space="preserve">N is a signature of both the source </w:t>
      </w:r>
      <w:r w:rsidR="004321D1" w:rsidRPr="00D53020">
        <w:rPr>
          <w:rFonts w:ascii="Times New Roman" w:hAnsi="Times New Roman" w:cs="Times New Roman"/>
          <w:sz w:val="24"/>
          <w:szCs w:val="24"/>
          <w:lang w:val="en-US"/>
        </w:rPr>
        <w:sym w:font="Symbol" w:char="F064"/>
      </w:r>
      <w:r w:rsidR="004321D1" w:rsidRPr="00D53020">
        <w:rPr>
          <w:rFonts w:ascii="Times New Roman" w:hAnsi="Times New Roman" w:cs="Times New Roman"/>
          <w:sz w:val="24"/>
          <w:szCs w:val="24"/>
          <w:vertAlign w:val="superscript"/>
          <w:lang w:val="en-US"/>
        </w:rPr>
        <w:t>15</w:t>
      </w:r>
      <w:r w:rsidR="004321D1" w:rsidRPr="00D53020">
        <w:rPr>
          <w:rFonts w:ascii="Times New Roman" w:hAnsi="Times New Roman" w:cs="Times New Roman"/>
          <w:sz w:val="24"/>
          <w:szCs w:val="24"/>
          <w:lang w:val="en-US"/>
        </w:rPr>
        <w:t>N of inorganic nitrogen in soils and nitrogen availability (</w:t>
      </w:r>
      <w:proofErr w:type="spellStart"/>
      <w:r w:rsidR="004321D1" w:rsidRPr="00D53020">
        <w:rPr>
          <w:rFonts w:ascii="Times New Roman" w:hAnsi="Times New Roman" w:cs="Times New Roman"/>
          <w:sz w:val="24"/>
          <w:szCs w:val="24"/>
          <w:lang w:val="en-US"/>
        </w:rPr>
        <w:t>Cra</w:t>
      </w:r>
      <w:r w:rsidR="00083ABE" w:rsidRPr="00D53020">
        <w:rPr>
          <w:rFonts w:ascii="Times New Roman" w:hAnsi="Times New Roman" w:cs="Times New Roman"/>
          <w:sz w:val="24"/>
          <w:szCs w:val="24"/>
          <w:lang w:val="en-US"/>
        </w:rPr>
        <w:t>i</w:t>
      </w:r>
      <w:r w:rsidR="004321D1" w:rsidRPr="00D53020">
        <w:rPr>
          <w:rFonts w:ascii="Times New Roman" w:hAnsi="Times New Roman" w:cs="Times New Roman"/>
          <w:sz w:val="24"/>
          <w:szCs w:val="24"/>
          <w:lang w:val="en-US"/>
        </w:rPr>
        <w:t>ne</w:t>
      </w:r>
      <w:proofErr w:type="spellEnd"/>
      <w:r w:rsidR="004321D1" w:rsidRPr="00D53020">
        <w:rPr>
          <w:rFonts w:ascii="Times New Roman" w:hAnsi="Times New Roman" w:cs="Times New Roman"/>
          <w:sz w:val="24"/>
          <w:szCs w:val="24"/>
          <w:lang w:val="en-US"/>
        </w:rPr>
        <w:t xml:space="preserve"> et al. 2009). </w:t>
      </w:r>
      <w:r w:rsidR="00AE380F" w:rsidRPr="00D53020">
        <w:rPr>
          <w:rFonts w:ascii="Times New Roman" w:hAnsi="Times New Roman" w:cs="Times New Roman"/>
          <w:sz w:val="24"/>
          <w:szCs w:val="24"/>
          <w:lang w:val="en-US"/>
        </w:rPr>
        <w:t xml:space="preserve">Soil </w:t>
      </w:r>
      <w:r w:rsidR="00AE380F" w:rsidRPr="00D53020">
        <w:rPr>
          <w:rFonts w:ascii="Times New Roman" w:hAnsi="Times New Roman" w:cs="Times New Roman"/>
          <w:sz w:val="24"/>
          <w:szCs w:val="24"/>
          <w:lang w:val="en-US"/>
        </w:rPr>
        <w:sym w:font="Symbol" w:char="F064"/>
      </w:r>
      <w:r w:rsidR="00AE380F" w:rsidRPr="00D53020">
        <w:rPr>
          <w:rFonts w:ascii="Times New Roman" w:hAnsi="Times New Roman" w:cs="Times New Roman"/>
          <w:sz w:val="24"/>
          <w:szCs w:val="24"/>
          <w:vertAlign w:val="superscript"/>
          <w:lang w:val="en-US"/>
        </w:rPr>
        <w:t>15</w:t>
      </w:r>
      <w:r w:rsidR="00AE380F" w:rsidRPr="00D53020">
        <w:rPr>
          <w:rFonts w:ascii="Times New Roman" w:hAnsi="Times New Roman" w:cs="Times New Roman"/>
          <w:sz w:val="24"/>
          <w:szCs w:val="24"/>
          <w:lang w:val="en-US"/>
        </w:rPr>
        <w:t>N of organic material is also correlated to carbon and nitrogen availability (</w:t>
      </w:r>
      <w:proofErr w:type="spellStart"/>
      <w:r w:rsidR="00AE380F" w:rsidRPr="00D53020">
        <w:rPr>
          <w:rFonts w:ascii="Times New Roman" w:hAnsi="Times New Roman" w:cs="Times New Roman"/>
          <w:sz w:val="24"/>
          <w:szCs w:val="24"/>
          <w:lang w:val="en-US"/>
        </w:rPr>
        <w:t>Craine</w:t>
      </w:r>
      <w:proofErr w:type="spellEnd"/>
      <w:r w:rsidR="00AE380F" w:rsidRPr="00D53020">
        <w:rPr>
          <w:rFonts w:ascii="Times New Roman" w:hAnsi="Times New Roman" w:cs="Times New Roman"/>
          <w:sz w:val="24"/>
          <w:szCs w:val="24"/>
          <w:lang w:val="en-US"/>
        </w:rPr>
        <w:t xml:space="preserve"> et al. 2015). </w:t>
      </w:r>
    </w:p>
    <w:p w14:paraId="6C1A5E22" w14:textId="18D690D1" w:rsidR="007A064E" w:rsidRPr="00D53020" w:rsidRDefault="002571B1" w:rsidP="000623C4">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A301C0" w:rsidRPr="00D53020">
        <w:rPr>
          <w:rFonts w:ascii="Times New Roman" w:hAnsi="Times New Roman" w:cs="Times New Roman"/>
          <w:sz w:val="24"/>
          <w:szCs w:val="24"/>
          <w:lang w:val="en-US"/>
        </w:rPr>
        <w:t>Experiments</w:t>
      </w:r>
      <w:r w:rsidRPr="00D53020">
        <w:rPr>
          <w:rFonts w:ascii="Times New Roman" w:hAnsi="Times New Roman" w:cs="Times New Roman"/>
          <w:sz w:val="24"/>
          <w:szCs w:val="24"/>
          <w:lang w:val="en-US"/>
        </w:rPr>
        <w:t xml:space="preserve"> examining the contributions of MDN are of</w:t>
      </w:r>
      <w:r w:rsidR="00247201" w:rsidRPr="00D53020">
        <w:rPr>
          <w:rFonts w:ascii="Times New Roman" w:hAnsi="Times New Roman" w:cs="Times New Roman"/>
          <w:sz w:val="24"/>
          <w:szCs w:val="24"/>
          <w:lang w:val="en-US"/>
        </w:rPr>
        <w:t>ten limited by short timescales</w:t>
      </w:r>
      <w:r w:rsidRPr="00D53020">
        <w:rPr>
          <w:rFonts w:ascii="Times New Roman" w:hAnsi="Times New Roman" w:cs="Times New Roman"/>
          <w:sz w:val="24"/>
          <w:szCs w:val="24"/>
          <w:lang w:val="en-US"/>
        </w:rPr>
        <w:t xml:space="preserve"> </w:t>
      </w:r>
      <w:r w:rsidR="00A301C0" w:rsidRPr="00D53020">
        <w:rPr>
          <w:rFonts w:ascii="Times New Roman" w:hAnsi="Times New Roman" w:cs="Times New Roman"/>
          <w:sz w:val="24"/>
          <w:szCs w:val="24"/>
          <w:lang w:val="en-US"/>
        </w:rPr>
        <w:t xml:space="preserve">and few experiments investigate plant available nitrogen pools. Collins et al. 2015 demonstrated the need to evaluate ecosystem responses over longer periods of time to understand </w:t>
      </w:r>
      <w:r w:rsidR="002C2EBA" w:rsidRPr="00D53020">
        <w:rPr>
          <w:rFonts w:ascii="Times New Roman" w:hAnsi="Times New Roman" w:cs="Times New Roman"/>
          <w:sz w:val="24"/>
          <w:szCs w:val="24"/>
          <w:lang w:val="en-US"/>
        </w:rPr>
        <w:t xml:space="preserve">the magnitude and timescale of </w:t>
      </w:r>
      <w:r w:rsidR="008162CB" w:rsidRPr="00D53020">
        <w:rPr>
          <w:rFonts w:ascii="Times New Roman" w:hAnsi="Times New Roman" w:cs="Times New Roman"/>
          <w:sz w:val="24"/>
          <w:szCs w:val="24"/>
          <w:lang w:val="en-US"/>
        </w:rPr>
        <w:t xml:space="preserve">the </w:t>
      </w:r>
      <w:r w:rsidR="002C2EBA" w:rsidRPr="00D53020">
        <w:rPr>
          <w:rFonts w:ascii="Times New Roman" w:hAnsi="Times New Roman" w:cs="Times New Roman"/>
          <w:sz w:val="24"/>
          <w:szCs w:val="24"/>
          <w:lang w:val="en-US"/>
        </w:rPr>
        <w:t>effects</w:t>
      </w:r>
      <w:r w:rsidR="008162CB" w:rsidRPr="00D53020">
        <w:rPr>
          <w:rFonts w:ascii="Times New Roman" w:hAnsi="Times New Roman" w:cs="Times New Roman"/>
          <w:sz w:val="24"/>
          <w:szCs w:val="24"/>
          <w:lang w:val="en-US"/>
        </w:rPr>
        <w:t xml:space="preserve"> of salmon on ecosystems</w:t>
      </w:r>
      <w:r w:rsidR="00A301C0" w:rsidRPr="00D53020">
        <w:rPr>
          <w:rFonts w:ascii="Times New Roman" w:hAnsi="Times New Roman" w:cs="Times New Roman"/>
          <w:sz w:val="24"/>
          <w:szCs w:val="24"/>
          <w:lang w:val="en-US"/>
        </w:rPr>
        <w:t xml:space="preserve">. </w:t>
      </w:r>
      <w:r w:rsidR="008E2A60" w:rsidRPr="00D53020">
        <w:rPr>
          <w:rFonts w:ascii="Times New Roman" w:hAnsi="Times New Roman" w:cs="Times New Roman"/>
          <w:sz w:val="24"/>
          <w:szCs w:val="24"/>
          <w:lang w:val="en-US"/>
        </w:rPr>
        <w:t xml:space="preserve">Studies examining spatial and temporal impacts of salmon on inorganic nitrogen pools have </w:t>
      </w:r>
      <w:r w:rsidR="00DC12F3" w:rsidRPr="00D53020">
        <w:rPr>
          <w:rFonts w:ascii="Times New Roman" w:hAnsi="Times New Roman" w:cs="Times New Roman"/>
          <w:sz w:val="24"/>
          <w:szCs w:val="24"/>
          <w:lang w:val="en-US"/>
        </w:rPr>
        <w:t>identified</w:t>
      </w:r>
      <w:r w:rsidR="008E2A60" w:rsidRPr="00D53020">
        <w:rPr>
          <w:rFonts w:ascii="Times New Roman" w:hAnsi="Times New Roman" w:cs="Times New Roman"/>
          <w:sz w:val="24"/>
          <w:szCs w:val="24"/>
          <w:lang w:val="en-US"/>
        </w:rPr>
        <w:t xml:space="preserve"> </w:t>
      </w:r>
      <w:r w:rsidR="00DC12F3" w:rsidRPr="00D53020">
        <w:rPr>
          <w:rFonts w:ascii="Times New Roman" w:hAnsi="Times New Roman" w:cs="Times New Roman"/>
          <w:sz w:val="24"/>
          <w:szCs w:val="24"/>
          <w:lang w:val="en-US"/>
        </w:rPr>
        <w:t>responses</w:t>
      </w:r>
      <w:r w:rsidR="00B01BCA" w:rsidRPr="00D53020">
        <w:rPr>
          <w:rFonts w:ascii="Times New Roman" w:hAnsi="Times New Roman" w:cs="Times New Roman"/>
          <w:sz w:val="24"/>
          <w:szCs w:val="24"/>
          <w:lang w:val="en-US"/>
        </w:rPr>
        <w:t xml:space="preserve"> a</w:t>
      </w:r>
      <w:r w:rsidR="000E42FA" w:rsidRPr="00D53020">
        <w:rPr>
          <w:rFonts w:ascii="Times New Roman" w:hAnsi="Times New Roman" w:cs="Times New Roman"/>
          <w:sz w:val="24"/>
          <w:szCs w:val="24"/>
          <w:lang w:val="en-US"/>
        </w:rPr>
        <w:t>re highly localized</w:t>
      </w:r>
      <w:r w:rsidR="002E7FB0" w:rsidRPr="00D53020">
        <w:rPr>
          <w:rFonts w:ascii="Times New Roman" w:hAnsi="Times New Roman" w:cs="Times New Roman"/>
          <w:sz w:val="24"/>
          <w:szCs w:val="24"/>
          <w:lang w:val="en-US"/>
        </w:rPr>
        <w:t xml:space="preserve"> (</w:t>
      </w:r>
      <w:r w:rsidR="00DC12F3" w:rsidRPr="00D53020">
        <w:rPr>
          <w:rFonts w:ascii="Times New Roman" w:hAnsi="Times New Roman" w:cs="Times New Roman"/>
          <w:sz w:val="24"/>
          <w:szCs w:val="24"/>
          <w:lang w:val="en-US"/>
        </w:rPr>
        <w:t xml:space="preserve">effects only observed </w:t>
      </w:r>
      <w:r w:rsidR="002E7FB0" w:rsidRPr="00D53020">
        <w:rPr>
          <w:rFonts w:ascii="Times New Roman" w:hAnsi="Times New Roman" w:cs="Times New Roman"/>
          <w:sz w:val="24"/>
          <w:szCs w:val="24"/>
          <w:lang w:val="en-US"/>
        </w:rPr>
        <w:t>less than 30 cm</w:t>
      </w:r>
      <w:r w:rsidR="00DC12F3" w:rsidRPr="00D53020">
        <w:rPr>
          <w:rFonts w:ascii="Times New Roman" w:hAnsi="Times New Roman" w:cs="Times New Roman"/>
          <w:sz w:val="24"/>
          <w:szCs w:val="24"/>
          <w:lang w:val="en-US"/>
        </w:rPr>
        <w:t xml:space="preserve"> from carcasses</w:t>
      </w:r>
      <w:r w:rsidR="002E7FB0" w:rsidRPr="00D53020">
        <w:rPr>
          <w:rFonts w:ascii="Times New Roman" w:hAnsi="Times New Roman" w:cs="Times New Roman"/>
          <w:sz w:val="24"/>
          <w:szCs w:val="24"/>
          <w:lang w:val="en-US"/>
        </w:rPr>
        <w:t>)</w:t>
      </w:r>
      <w:r w:rsidR="00DC12F3" w:rsidRPr="00D53020">
        <w:rPr>
          <w:rFonts w:ascii="Times New Roman" w:hAnsi="Times New Roman" w:cs="Times New Roman"/>
          <w:sz w:val="24"/>
          <w:szCs w:val="24"/>
          <w:lang w:val="en-US"/>
        </w:rPr>
        <w:t>,</w:t>
      </w:r>
      <w:r w:rsidR="002E7FB0" w:rsidRPr="00D53020">
        <w:rPr>
          <w:rFonts w:ascii="Times New Roman" w:hAnsi="Times New Roman" w:cs="Times New Roman"/>
          <w:sz w:val="24"/>
          <w:szCs w:val="24"/>
          <w:lang w:val="en-US"/>
        </w:rPr>
        <w:t xml:space="preserve"> and NH</w:t>
      </w:r>
      <w:r w:rsidR="002E7FB0" w:rsidRPr="00D53020">
        <w:rPr>
          <w:rFonts w:ascii="Times New Roman" w:hAnsi="Times New Roman" w:cs="Times New Roman"/>
          <w:sz w:val="24"/>
          <w:szCs w:val="24"/>
          <w:vertAlign w:val="subscript"/>
          <w:lang w:val="en-US"/>
        </w:rPr>
        <w:t>4</w:t>
      </w:r>
      <w:r w:rsidR="002E7FB0" w:rsidRPr="00D53020">
        <w:rPr>
          <w:rFonts w:ascii="Times New Roman" w:hAnsi="Times New Roman" w:cs="Times New Roman"/>
          <w:sz w:val="24"/>
          <w:szCs w:val="24"/>
          <w:vertAlign w:val="superscript"/>
          <w:lang w:val="en-US"/>
        </w:rPr>
        <w:t xml:space="preserve">+ </w:t>
      </w:r>
      <w:r w:rsidR="002E7FB0" w:rsidRPr="00D53020">
        <w:rPr>
          <w:rFonts w:ascii="Times New Roman" w:hAnsi="Times New Roman" w:cs="Times New Roman"/>
          <w:sz w:val="24"/>
          <w:szCs w:val="24"/>
          <w:lang w:val="en-US"/>
        </w:rPr>
        <w:t>and NO</w:t>
      </w:r>
      <w:r w:rsidR="002E7FB0" w:rsidRPr="00D53020">
        <w:rPr>
          <w:rFonts w:ascii="Times New Roman" w:hAnsi="Times New Roman" w:cs="Times New Roman"/>
          <w:sz w:val="24"/>
          <w:szCs w:val="24"/>
          <w:vertAlign w:val="subscript"/>
          <w:lang w:val="en-US"/>
        </w:rPr>
        <w:t>3</w:t>
      </w:r>
      <w:r w:rsidR="002E7FB0" w:rsidRPr="00D53020">
        <w:rPr>
          <w:rFonts w:ascii="Times New Roman" w:hAnsi="Times New Roman" w:cs="Times New Roman"/>
          <w:sz w:val="24"/>
          <w:szCs w:val="24"/>
          <w:vertAlign w:val="superscript"/>
          <w:lang w:val="en-US"/>
        </w:rPr>
        <w:t xml:space="preserve">- </w:t>
      </w:r>
      <w:r w:rsidR="002E7FB0" w:rsidRPr="00D53020">
        <w:rPr>
          <w:rFonts w:ascii="Times New Roman" w:hAnsi="Times New Roman" w:cs="Times New Roman"/>
          <w:sz w:val="24"/>
          <w:szCs w:val="24"/>
          <w:lang w:val="en-US"/>
        </w:rPr>
        <w:t xml:space="preserve">become biologically available on the order of </w:t>
      </w:r>
      <w:r w:rsidR="008162CB" w:rsidRPr="00D53020">
        <w:rPr>
          <w:rFonts w:ascii="Times New Roman" w:hAnsi="Times New Roman" w:cs="Times New Roman"/>
          <w:sz w:val="24"/>
          <w:szCs w:val="24"/>
          <w:lang w:val="en-US"/>
        </w:rPr>
        <w:t xml:space="preserve">weeks to </w:t>
      </w:r>
      <w:r w:rsidR="002E7FB0" w:rsidRPr="00D53020">
        <w:rPr>
          <w:rFonts w:ascii="Times New Roman" w:hAnsi="Times New Roman" w:cs="Times New Roman"/>
          <w:sz w:val="24"/>
          <w:szCs w:val="24"/>
          <w:lang w:val="en-US"/>
        </w:rPr>
        <w:t>months</w:t>
      </w:r>
      <w:r w:rsidR="008162CB" w:rsidRPr="00D53020">
        <w:rPr>
          <w:rFonts w:ascii="Times New Roman" w:hAnsi="Times New Roman" w:cs="Times New Roman"/>
          <w:sz w:val="24"/>
          <w:szCs w:val="24"/>
          <w:lang w:val="en-US"/>
        </w:rPr>
        <w:t xml:space="preserve"> respectively</w:t>
      </w:r>
      <w:r w:rsidR="002E7FB0" w:rsidRPr="00D53020">
        <w:rPr>
          <w:rFonts w:ascii="Times New Roman" w:hAnsi="Times New Roman" w:cs="Times New Roman"/>
          <w:sz w:val="24"/>
          <w:szCs w:val="24"/>
          <w:lang w:val="en-US"/>
        </w:rPr>
        <w:t xml:space="preserve"> (</w:t>
      </w:r>
      <w:proofErr w:type="spellStart"/>
      <w:r w:rsidR="002E7FB0" w:rsidRPr="00D53020">
        <w:rPr>
          <w:rFonts w:ascii="Times New Roman" w:hAnsi="Times New Roman" w:cs="Times New Roman"/>
          <w:sz w:val="24"/>
          <w:szCs w:val="24"/>
          <w:lang w:val="en-US"/>
        </w:rPr>
        <w:t>Gende</w:t>
      </w:r>
      <w:proofErr w:type="spellEnd"/>
      <w:r w:rsidR="002E7FB0" w:rsidRPr="00D53020">
        <w:rPr>
          <w:rFonts w:ascii="Times New Roman" w:hAnsi="Times New Roman" w:cs="Times New Roman"/>
          <w:sz w:val="24"/>
          <w:szCs w:val="24"/>
          <w:lang w:val="en-US"/>
        </w:rPr>
        <w:t xml:space="preserve"> et al. 2007; Drake et al. 2005).</w:t>
      </w:r>
      <w:r w:rsidR="0044562C" w:rsidRPr="00D53020">
        <w:rPr>
          <w:rFonts w:ascii="Times New Roman" w:hAnsi="Times New Roman" w:cs="Times New Roman"/>
          <w:sz w:val="24"/>
          <w:szCs w:val="24"/>
          <w:lang w:val="en-US"/>
        </w:rPr>
        <w:t xml:space="preserve"> </w:t>
      </w:r>
      <w:r w:rsidR="003B38C2" w:rsidRPr="00D53020">
        <w:rPr>
          <w:rFonts w:ascii="Times New Roman" w:hAnsi="Times New Roman" w:cs="Times New Roman"/>
          <w:sz w:val="24"/>
          <w:szCs w:val="24"/>
          <w:lang w:val="en-US"/>
        </w:rPr>
        <w:t xml:space="preserve">Predator </w:t>
      </w:r>
      <w:proofErr w:type="spellStart"/>
      <w:r w:rsidR="003B38C2" w:rsidRPr="00D53020">
        <w:rPr>
          <w:rFonts w:ascii="Times New Roman" w:hAnsi="Times New Roman" w:cs="Times New Roman"/>
          <w:sz w:val="24"/>
          <w:szCs w:val="24"/>
          <w:lang w:val="en-US"/>
        </w:rPr>
        <w:t>exclosure</w:t>
      </w:r>
      <w:proofErr w:type="spellEnd"/>
      <w:r w:rsidR="003B38C2" w:rsidRPr="00D53020">
        <w:rPr>
          <w:rFonts w:ascii="Times New Roman" w:hAnsi="Times New Roman" w:cs="Times New Roman"/>
          <w:sz w:val="24"/>
          <w:szCs w:val="24"/>
          <w:lang w:val="en-US"/>
        </w:rPr>
        <w:t xml:space="preserve"> experiments </w:t>
      </w:r>
      <w:r w:rsidR="008162CB" w:rsidRPr="00D53020">
        <w:rPr>
          <w:rFonts w:ascii="Times New Roman" w:hAnsi="Times New Roman" w:cs="Times New Roman"/>
          <w:sz w:val="24"/>
          <w:szCs w:val="24"/>
          <w:lang w:val="en-US"/>
        </w:rPr>
        <w:lastRenderedPageBreak/>
        <w:t>determined</w:t>
      </w:r>
      <w:r w:rsidR="003B38C2" w:rsidRPr="00D53020">
        <w:rPr>
          <w:rFonts w:ascii="Times New Roman" w:hAnsi="Times New Roman" w:cs="Times New Roman"/>
          <w:sz w:val="24"/>
          <w:szCs w:val="24"/>
          <w:lang w:val="en-US"/>
        </w:rPr>
        <w:t xml:space="preserve"> impacts to soil N processing only persist for a year (Holtgrieve et al. 2009). </w:t>
      </w:r>
      <w:r w:rsidR="00AE380F" w:rsidRPr="00D53020">
        <w:rPr>
          <w:rFonts w:ascii="Times New Roman" w:hAnsi="Times New Roman" w:cs="Times New Roman"/>
          <w:sz w:val="24"/>
          <w:szCs w:val="24"/>
          <w:lang w:val="en-US"/>
        </w:rPr>
        <w:t>If salmon do not arrive to ecosystems until after peak growing season of terrestrial vegetation, and plant available nitrogen sources do not persist for more than a year, the contributions of MDN to plant growth is likely minimal.</w:t>
      </w:r>
      <w:r w:rsidR="008162CB" w:rsidRPr="00D53020">
        <w:rPr>
          <w:rFonts w:ascii="Times New Roman" w:hAnsi="Times New Roman" w:cs="Times New Roman"/>
          <w:sz w:val="24"/>
          <w:szCs w:val="24"/>
          <w:lang w:val="en-US"/>
        </w:rPr>
        <w:t xml:space="preserve"> </w:t>
      </w:r>
      <w:r w:rsidR="00AE380F" w:rsidRPr="00D53020">
        <w:rPr>
          <w:rFonts w:ascii="Times New Roman" w:hAnsi="Times New Roman" w:cs="Times New Roman"/>
          <w:sz w:val="24"/>
          <w:szCs w:val="24"/>
          <w:lang w:val="en-US"/>
        </w:rPr>
        <w:t xml:space="preserve">In addition, experiments typically examine the contributions of MDN by nutrient addition not nutrient removal. This research contributes to these </w:t>
      </w:r>
      <w:r w:rsidR="009B6322" w:rsidRPr="00D53020">
        <w:rPr>
          <w:rFonts w:ascii="Times New Roman" w:hAnsi="Times New Roman" w:cs="Times New Roman"/>
          <w:sz w:val="24"/>
          <w:szCs w:val="24"/>
          <w:lang w:val="en-US"/>
        </w:rPr>
        <w:t xml:space="preserve">knowledge </w:t>
      </w:r>
      <w:r w:rsidR="00AE380F" w:rsidRPr="00D53020">
        <w:rPr>
          <w:rFonts w:ascii="Times New Roman" w:hAnsi="Times New Roman" w:cs="Times New Roman"/>
          <w:sz w:val="24"/>
          <w:szCs w:val="24"/>
          <w:lang w:val="en-US"/>
        </w:rPr>
        <w:t>gaps by examining inorganic nitrogen pools</w:t>
      </w:r>
      <w:r w:rsidR="009B6322" w:rsidRPr="00D53020">
        <w:rPr>
          <w:rFonts w:ascii="Times New Roman" w:hAnsi="Times New Roman" w:cs="Times New Roman"/>
          <w:sz w:val="24"/>
          <w:szCs w:val="24"/>
          <w:lang w:val="en-US"/>
        </w:rPr>
        <w:t>, and both</w:t>
      </w:r>
      <w:r w:rsidR="00AE380F" w:rsidRPr="00D53020">
        <w:rPr>
          <w:rFonts w:ascii="Times New Roman" w:hAnsi="Times New Roman" w:cs="Times New Roman"/>
          <w:sz w:val="24"/>
          <w:szCs w:val="24"/>
          <w:lang w:val="en-US"/>
        </w:rPr>
        <w:t xml:space="preserve"> salmon addition</w:t>
      </w:r>
      <w:r w:rsidR="009B6322" w:rsidRPr="00D53020">
        <w:rPr>
          <w:rFonts w:ascii="Times New Roman" w:hAnsi="Times New Roman" w:cs="Times New Roman"/>
          <w:sz w:val="24"/>
          <w:szCs w:val="24"/>
          <w:lang w:val="en-US"/>
        </w:rPr>
        <w:t xml:space="preserve"> and </w:t>
      </w:r>
      <w:r w:rsidR="00AE380F" w:rsidRPr="00D53020">
        <w:rPr>
          <w:rFonts w:ascii="Times New Roman" w:hAnsi="Times New Roman" w:cs="Times New Roman"/>
          <w:sz w:val="24"/>
          <w:szCs w:val="24"/>
          <w:lang w:val="en-US"/>
        </w:rPr>
        <w:t>removal on long time scales.</w:t>
      </w:r>
      <w:r w:rsidR="008162CB" w:rsidRPr="00D53020">
        <w:rPr>
          <w:rFonts w:ascii="Times New Roman" w:hAnsi="Times New Roman" w:cs="Times New Roman"/>
          <w:sz w:val="24"/>
          <w:szCs w:val="24"/>
          <w:lang w:val="en-US"/>
        </w:rPr>
        <w:t xml:space="preserve"> </w:t>
      </w:r>
    </w:p>
    <w:p w14:paraId="1ECDAA4F" w14:textId="10AA7B58" w:rsidR="001C3B0C" w:rsidRPr="00D53020" w:rsidRDefault="00865EF4" w:rsidP="000623C4">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B93013" w:rsidRPr="00D53020">
        <w:rPr>
          <w:rFonts w:ascii="Times New Roman" w:hAnsi="Times New Roman" w:cs="Times New Roman"/>
          <w:sz w:val="24"/>
          <w:szCs w:val="24"/>
          <w:lang w:val="en-US"/>
        </w:rPr>
        <w:t>To resolve the extent to which salmon carcasses impact plant available nitrogen pools</w:t>
      </w:r>
      <w:r w:rsidR="0093544F" w:rsidRPr="00D53020">
        <w:rPr>
          <w:rFonts w:ascii="Times New Roman" w:hAnsi="Times New Roman" w:cs="Times New Roman"/>
          <w:sz w:val="24"/>
          <w:szCs w:val="24"/>
          <w:lang w:val="en-US"/>
        </w:rPr>
        <w:t xml:space="preserve"> (NH</w:t>
      </w:r>
      <w:r w:rsidR="0093544F" w:rsidRPr="00D53020">
        <w:rPr>
          <w:rFonts w:ascii="Times New Roman" w:hAnsi="Times New Roman" w:cs="Times New Roman"/>
          <w:sz w:val="24"/>
          <w:szCs w:val="24"/>
          <w:vertAlign w:val="subscript"/>
          <w:lang w:val="en-US"/>
        </w:rPr>
        <w:t>4</w:t>
      </w:r>
      <w:r w:rsidR="0093544F" w:rsidRPr="00D53020">
        <w:rPr>
          <w:rFonts w:ascii="Times New Roman" w:hAnsi="Times New Roman" w:cs="Times New Roman"/>
          <w:sz w:val="24"/>
          <w:szCs w:val="24"/>
          <w:vertAlign w:val="superscript"/>
          <w:lang w:val="en-US"/>
        </w:rPr>
        <w:t xml:space="preserve">+ </w:t>
      </w:r>
      <w:r w:rsidR="0093544F" w:rsidRPr="00D53020">
        <w:rPr>
          <w:rFonts w:ascii="Times New Roman" w:hAnsi="Times New Roman" w:cs="Times New Roman"/>
          <w:sz w:val="24"/>
          <w:szCs w:val="24"/>
          <w:lang w:val="en-US"/>
        </w:rPr>
        <w:t>and NO</w:t>
      </w:r>
      <w:r w:rsidR="0093544F" w:rsidRPr="00D53020">
        <w:rPr>
          <w:rFonts w:ascii="Times New Roman" w:hAnsi="Times New Roman" w:cs="Times New Roman"/>
          <w:sz w:val="24"/>
          <w:szCs w:val="24"/>
          <w:vertAlign w:val="subscript"/>
          <w:lang w:val="en-US"/>
        </w:rPr>
        <w:t>3</w:t>
      </w:r>
      <w:r w:rsidR="0093544F" w:rsidRPr="00D53020">
        <w:rPr>
          <w:rFonts w:ascii="Times New Roman" w:hAnsi="Times New Roman" w:cs="Times New Roman"/>
          <w:sz w:val="24"/>
          <w:szCs w:val="24"/>
          <w:vertAlign w:val="superscript"/>
          <w:lang w:val="en-US"/>
        </w:rPr>
        <w:t>-</w:t>
      </w:r>
      <w:r w:rsidR="0093544F" w:rsidRPr="00D53020">
        <w:rPr>
          <w:rFonts w:ascii="Times New Roman" w:hAnsi="Times New Roman" w:cs="Times New Roman"/>
          <w:sz w:val="24"/>
          <w:szCs w:val="24"/>
          <w:lang w:val="en-US"/>
        </w:rPr>
        <w:t>) and</w:t>
      </w:r>
      <w:r w:rsidR="00B93013" w:rsidRPr="00D53020">
        <w:rPr>
          <w:rFonts w:ascii="Times New Roman" w:hAnsi="Times New Roman" w:cs="Times New Roman"/>
          <w:sz w:val="24"/>
          <w:szCs w:val="24"/>
          <w:lang w:val="en-US"/>
        </w:rPr>
        <w:t xml:space="preserve"> the rate of supply of these pools (via nitrification and mineralization)</w:t>
      </w:r>
      <w:r w:rsidR="0093544F" w:rsidRPr="00D53020">
        <w:rPr>
          <w:rFonts w:ascii="Times New Roman" w:hAnsi="Times New Roman" w:cs="Times New Roman"/>
          <w:sz w:val="24"/>
          <w:szCs w:val="24"/>
          <w:lang w:val="en-US"/>
        </w:rPr>
        <w:t>,</w:t>
      </w:r>
      <w:r w:rsidR="00B93013" w:rsidRPr="00D53020">
        <w:rPr>
          <w:rFonts w:ascii="Times New Roman" w:hAnsi="Times New Roman" w:cs="Times New Roman"/>
          <w:sz w:val="24"/>
          <w:szCs w:val="24"/>
          <w:lang w:val="en-US"/>
        </w:rPr>
        <w:t xml:space="preserve"> we</w:t>
      </w:r>
      <w:r w:rsidR="000E42FA" w:rsidRPr="00D53020">
        <w:rPr>
          <w:rFonts w:ascii="Times New Roman" w:hAnsi="Times New Roman" w:cs="Times New Roman"/>
          <w:sz w:val="24"/>
          <w:szCs w:val="24"/>
          <w:lang w:val="en-US"/>
        </w:rPr>
        <w:t xml:space="preserve"> present the results of a long-</w:t>
      </w:r>
      <w:r w:rsidR="00B93013" w:rsidRPr="00D53020">
        <w:rPr>
          <w:rFonts w:ascii="Times New Roman" w:hAnsi="Times New Roman" w:cs="Times New Roman"/>
          <w:sz w:val="24"/>
          <w:szCs w:val="24"/>
          <w:lang w:val="en-US"/>
        </w:rPr>
        <w:t>term fertilization experiment in southwestern Alaska.</w:t>
      </w:r>
      <w:r w:rsidR="0093544F" w:rsidRPr="00D53020">
        <w:rPr>
          <w:rFonts w:ascii="Times New Roman" w:hAnsi="Times New Roman" w:cs="Times New Roman"/>
          <w:sz w:val="24"/>
          <w:szCs w:val="24"/>
          <w:lang w:val="en-US"/>
        </w:rPr>
        <w:t xml:space="preserve"> We also evaluate the impacts of </w:t>
      </w:r>
      <w:r w:rsidR="008E3DA7" w:rsidRPr="00D53020">
        <w:rPr>
          <w:rFonts w:ascii="Times New Roman" w:hAnsi="Times New Roman" w:cs="Times New Roman"/>
          <w:sz w:val="24"/>
          <w:szCs w:val="24"/>
          <w:lang w:val="en-US"/>
        </w:rPr>
        <w:t>soil</w:t>
      </w:r>
      <w:r w:rsidR="0093544F" w:rsidRPr="00D53020">
        <w:rPr>
          <w:rFonts w:ascii="Times New Roman" w:hAnsi="Times New Roman" w:cs="Times New Roman"/>
          <w:sz w:val="24"/>
          <w:szCs w:val="24"/>
          <w:lang w:val="en-US"/>
        </w:rPr>
        <w:t xml:space="preserve"> </w:t>
      </w:r>
      <w:r w:rsidR="008E3DA7" w:rsidRPr="00D53020">
        <w:rPr>
          <w:rFonts w:ascii="Times New Roman" w:hAnsi="Times New Roman" w:cs="Times New Roman"/>
          <w:sz w:val="24"/>
          <w:szCs w:val="24"/>
          <w:lang w:val="en-US"/>
        </w:rPr>
        <w:t>nitrogen conversions</w:t>
      </w:r>
      <w:r w:rsidR="0093544F" w:rsidRPr="00D53020">
        <w:rPr>
          <w:rFonts w:ascii="Times New Roman" w:hAnsi="Times New Roman" w:cs="Times New Roman"/>
          <w:sz w:val="24"/>
          <w:szCs w:val="24"/>
          <w:lang w:val="en-US"/>
        </w:rPr>
        <w:t xml:space="preserve"> on </w:t>
      </w:r>
      <w:r w:rsidR="0093544F" w:rsidRPr="00D53020">
        <w:rPr>
          <w:rFonts w:ascii="Times New Roman" w:hAnsi="Times New Roman" w:cs="Times New Roman"/>
          <w:sz w:val="24"/>
          <w:szCs w:val="24"/>
          <w:lang w:val="en-US"/>
        </w:rPr>
        <w:sym w:font="Symbol" w:char="F064"/>
      </w:r>
      <w:r w:rsidR="0093544F" w:rsidRPr="00D53020">
        <w:rPr>
          <w:rFonts w:ascii="Times New Roman" w:hAnsi="Times New Roman" w:cs="Times New Roman"/>
          <w:sz w:val="24"/>
          <w:szCs w:val="24"/>
          <w:vertAlign w:val="superscript"/>
          <w:lang w:val="en-US"/>
        </w:rPr>
        <w:t>15</w:t>
      </w:r>
      <w:r w:rsidR="0093544F" w:rsidRPr="00D53020">
        <w:rPr>
          <w:rFonts w:ascii="Times New Roman" w:hAnsi="Times New Roman" w:cs="Times New Roman"/>
          <w:sz w:val="24"/>
          <w:szCs w:val="24"/>
          <w:lang w:val="en-US"/>
        </w:rPr>
        <w:t xml:space="preserve">N by examining the </w:t>
      </w:r>
      <w:r w:rsidR="0093544F" w:rsidRPr="00D53020">
        <w:rPr>
          <w:rFonts w:ascii="Times New Roman" w:hAnsi="Times New Roman" w:cs="Times New Roman"/>
          <w:sz w:val="24"/>
          <w:szCs w:val="24"/>
          <w:lang w:val="en-US"/>
        </w:rPr>
        <w:sym w:font="Symbol" w:char="F064"/>
      </w:r>
      <w:r w:rsidR="0093544F" w:rsidRPr="00D53020">
        <w:rPr>
          <w:rFonts w:ascii="Times New Roman" w:hAnsi="Times New Roman" w:cs="Times New Roman"/>
          <w:sz w:val="24"/>
          <w:szCs w:val="24"/>
          <w:vertAlign w:val="superscript"/>
          <w:lang w:val="en-US"/>
        </w:rPr>
        <w:t>15</w:t>
      </w:r>
      <w:r w:rsidR="0093544F" w:rsidRPr="00D53020">
        <w:rPr>
          <w:rFonts w:ascii="Times New Roman" w:hAnsi="Times New Roman" w:cs="Times New Roman"/>
          <w:sz w:val="24"/>
          <w:szCs w:val="24"/>
          <w:lang w:val="en-US"/>
        </w:rPr>
        <w:t>N of NH</w:t>
      </w:r>
      <w:r w:rsidR="0093544F" w:rsidRPr="00D53020">
        <w:rPr>
          <w:rFonts w:ascii="Times New Roman" w:hAnsi="Times New Roman" w:cs="Times New Roman"/>
          <w:sz w:val="24"/>
          <w:szCs w:val="24"/>
          <w:vertAlign w:val="subscript"/>
          <w:lang w:val="en-US"/>
        </w:rPr>
        <w:t>4</w:t>
      </w:r>
      <w:r w:rsidR="0093544F" w:rsidRPr="00D53020">
        <w:rPr>
          <w:rFonts w:ascii="Times New Roman" w:hAnsi="Times New Roman" w:cs="Times New Roman"/>
          <w:sz w:val="24"/>
          <w:szCs w:val="24"/>
          <w:vertAlign w:val="superscript"/>
          <w:lang w:val="en-US"/>
        </w:rPr>
        <w:t xml:space="preserve">+ </w:t>
      </w:r>
      <w:r w:rsidR="0093544F" w:rsidRPr="00D53020">
        <w:rPr>
          <w:rFonts w:ascii="Times New Roman" w:hAnsi="Times New Roman" w:cs="Times New Roman"/>
          <w:sz w:val="24"/>
          <w:szCs w:val="24"/>
          <w:lang w:val="en-US"/>
        </w:rPr>
        <w:t>and NO</w:t>
      </w:r>
      <w:r w:rsidR="0093544F" w:rsidRPr="00D53020">
        <w:rPr>
          <w:rFonts w:ascii="Times New Roman" w:hAnsi="Times New Roman" w:cs="Times New Roman"/>
          <w:sz w:val="24"/>
          <w:szCs w:val="24"/>
          <w:vertAlign w:val="subscript"/>
          <w:lang w:val="en-US"/>
        </w:rPr>
        <w:t>3</w:t>
      </w:r>
      <w:r w:rsidR="0093544F" w:rsidRPr="00D53020">
        <w:rPr>
          <w:rFonts w:ascii="Times New Roman" w:hAnsi="Times New Roman" w:cs="Times New Roman"/>
          <w:sz w:val="24"/>
          <w:szCs w:val="24"/>
          <w:vertAlign w:val="superscript"/>
          <w:lang w:val="en-US"/>
        </w:rPr>
        <w:t xml:space="preserve">- </w:t>
      </w:r>
      <w:r w:rsidR="0093544F" w:rsidRPr="00D53020">
        <w:rPr>
          <w:rFonts w:ascii="Times New Roman" w:hAnsi="Times New Roman" w:cs="Times New Roman"/>
          <w:sz w:val="24"/>
          <w:szCs w:val="24"/>
          <w:lang w:val="en-US"/>
        </w:rPr>
        <w:t xml:space="preserve">in soils. Finally, we assess </w:t>
      </w:r>
      <w:r w:rsidR="008E3DA7" w:rsidRPr="00D53020">
        <w:rPr>
          <w:rFonts w:ascii="Times New Roman" w:hAnsi="Times New Roman" w:cs="Times New Roman"/>
          <w:sz w:val="24"/>
          <w:szCs w:val="24"/>
          <w:lang w:val="en-US"/>
        </w:rPr>
        <w:t xml:space="preserve">the </w:t>
      </w:r>
      <w:r w:rsidR="00013A63" w:rsidRPr="00D53020">
        <w:rPr>
          <w:rFonts w:ascii="Times New Roman" w:hAnsi="Times New Roman" w:cs="Times New Roman"/>
          <w:sz w:val="24"/>
          <w:szCs w:val="24"/>
          <w:lang w:val="en-US"/>
        </w:rPr>
        <w:t>relationship between</w:t>
      </w:r>
      <w:r w:rsidR="008E3DA7" w:rsidRPr="00D53020">
        <w:rPr>
          <w:rFonts w:ascii="Times New Roman" w:hAnsi="Times New Roman" w:cs="Times New Roman"/>
          <w:sz w:val="24"/>
          <w:szCs w:val="24"/>
          <w:lang w:val="en-US"/>
        </w:rPr>
        <w:t xml:space="preserve"> nitrogen availability on stable isotope signatures of inorganic nitrogen pools.</w:t>
      </w:r>
    </w:p>
    <w:p w14:paraId="46FB8D83" w14:textId="1CE3EB6C" w:rsidR="00A61694" w:rsidRPr="00D53020" w:rsidRDefault="00EA68B2" w:rsidP="000623C4">
      <w:pPr>
        <w:spacing w:line="480" w:lineRule="auto"/>
        <w:contextualSpacing/>
        <w:rPr>
          <w:rFonts w:ascii="Times New Roman" w:hAnsi="Times New Roman" w:cs="Times New Roman"/>
          <w:sz w:val="24"/>
          <w:szCs w:val="24"/>
          <w:lang w:val="en-US"/>
        </w:rPr>
      </w:pPr>
      <w:r w:rsidRPr="00D53020">
        <w:rPr>
          <w:rFonts w:ascii="Times New Roman" w:hAnsi="Times New Roman" w:cs="Times New Roman"/>
          <w:b/>
          <w:sz w:val="24"/>
          <w:szCs w:val="24"/>
          <w:lang w:val="en-US"/>
        </w:rPr>
        <w:t>Methods</w:t>
      </w:r>
    </w:p>
    <w:p w14:paraId="334747AC" w14:textId="7F0C2140" w:rsidR="0025716B" w:rsidRPr="00D53020" w:rsidRDefault="00AC04ED" w:rsidP="000623C4">
      <w:pPr>
        <w:spacing w:line="480" w:lineRule="auto"/>
        <w:contextualSpacing/>
        <w:rPr>
          <w:rFonts w:ascii="Times New Roman" w:hAnsi="Times New Roman" w:cs="Times New Roman"/>
          <w:i/>
          <w:sz w:val="24"/>
          <w:szCs w:val="24"/>
          <w:lang w:val="en-US"/>
        </w:rPr>
      </w:pPr>
      <w:r w:rsidRPr="00D53020">
        <w:rPr>
          <w:rFonts w:ascii="Times New Roman" w:hAnsi="Times New Roman" w:cs="Times New Roman"/>
          <w:i/>
          <w:sz w:val="24"/>
          <w:szCs w:val="24"/>
          <w:lang w:val="en-US"/>
        </w:rPr>
        <w:t>Sample Collection</w:t>
      </w:r>
    </w:p>
    <w:p w14:paraId="2854D606" w14:textId="3F03F047" w:rsidR="006951E6" w:rsidRPr="00D53020" w:rsidRDefault="006951E6" w:rsidP="006951E6">
      <w:pPr>
        <w:spacing w:line="480" w:lineRule="auto"/>
        <w:ind w:firstLine="720"/>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This study was conducted on Hansen Creek, a </w:t>
      </w:r>
      <w:del w:id="173" w:author="Gordon Holtgrieve" w:date="2018-08-23T12:08:00Z">
        <w:r w:rsidRPr="00D53020" w:rsidDel="004B7A40">
          <w:rPr>
            <w:rFonts w:ascii="Times New Roman" w:hAnsi="Times New Roman" w:cs="Times New Roman"/>
            <w:sz w:val="24"/>
            <w:szCs w:val="24"/>
            <w:lang w:val="en-US"/>
          </w:rPr>
          <w:delText xml:space="preserve">small </w:delText>
        </w:r>
      </w:del>
      <w:ins w:id="174" w:author="Gordon Holtgrieve" w:date="2018-08-23T12:08:00Z">
        <w:r w:rsidR="004B7A40">
          <w:rPr>
            <w:rFonts w:ascii="Times New Roman" w:hAnsi="Times New Roman" w:cs="Times New Roman"/>
            <w:sz w:val="24"/>
            <w:szCs w:val="24"/>
            <w:lang w:val="en-US"/>
          </w:rPr>
          <w:t>~2 km long</w:t>
        </w:r>
      </w:ins>
      <w:ins w:id="175" w:author="Gordon Holtgrieve" w:date="2018-08-23T12:14:00Z">
        <w:r w:rsidR="004B7A40">
          <w:rPr>
            <w:rFonts w:ascii="Times New Roman" w:hAnsi="Times New Roman" w:cs="Times New Roman"/>
            <w:sz w:val="24"/>
            <w:szCs w:val="24"/>
            <w:lang w:val="en-US"/>
          </w:rPr>
          <w:t>,</w:t>
        </w:r>
      </w:ins>
      <w:ins w:id="176" w:author="Gordon Holtgrieve" w:date="2018-08-23T12:08:00Z">
        <w:r w:rsidR="004B7A40">
          <w:rPr>
            <w:rFonts w:ascii="Times New Roman" w:hAnsi="Times New Roman" w:cs="Times New Roman"/>
            <w:sz w:val="24"/>
            <w:szCs w:val="24"/>
            <w:lang w:val="en-US"/>
          </w:rPr>
          <w:t xml:space="preserve"> </w:t>
        </w:r>
      </w:ins>
      <w:ins w:id="177" w:author="Gordon Holtgrieve" w:date="2018-08-23T12:13:00Z">
        <w:r w:rsidR="004B7A40">
          <w:rPr>
            <w:rFonts w:ascii="Times New Roman" w:hAnsi="Times New Roman" w:cs="Times New Roman"/>
            <w:sz w:val="24"/>
            <w:szCs w:val="24"/>
            <w:lang w:val="en-US"/>
          </w:rPr>
          <w:t>2</w:t>
        </w:r>
        <w:r w:rsidR="004B7A40" w:rsidRPr="004B7A40">
          <w:rPr>
            <w:rFonts w:ascii="Times New Roman" w:hAnsi="Times New Roman" w:cs="Times New Roman"/>
            <w:sz w:val="24"/>
            <w:szCs w:val="24"/>
            <w:vertAlign w:val="superscript"/>
            <w:lang w:val="en-US"/>
            <w:rPrChange w:id="178" w:author="Gordon Holtgrieve" w:date="2018-08-23T12:13:00Z">
              <w:rPr>
                <w:rFonts w:ascii="Times New Roman" w:hAnsi="Times New Roman" w:cs="Times New Roman"/>
                <w:sz w:val="24"/>
                <w:szCs w:val="24"/>
                <w:lang w:val="en-US"/>
              </w:rPr>
            </w:rPrChange>
          </w:rPr>
          <w:t>nd</w:t>
        </w:r>
        <w:r w:rsidR="004B7A40">
          <w:rPr>
            <w:rFonts w:ascii="Times New Roman" w:hAnsi="Times New Roman" w:cs="Times New Roman"/>
            <w:sz w:val="24"/>
            <w:szCs w:val="24"/>
            <w:lang w:val="en-US"/>
          </w:rPr>
          <w:t xml:space="preserve"> order</w:t>
        </w:r>
      </w:ins>
      <w:del w:id="179" w:author="Gordon Holtgrieve" w:date="2018-08-23T12:14:00Z">
        <w:r w:rsidRPr="00D53020" w:rsidDel="004B7A40">
          <w:rPr>
            <w:rFonts w:ascii="Times New Roman" w:hAnsi="Times New Roman" w:cs="Times New Roman"/>
            <w:sz w:val="24"/>
            <w:szCs w:val="24"/>
            <w:lang w:val="en-US"/>
          </w:rPr>
          <w:delText>stream</w:delText>
        </w:r>
      </w:del>
      <w:r w:rsidRPr="00D53020">
        <w:rPr>
          <w:rFonts w:ascii="Times New Roman" w:hAnsi="Times New Roman" w:cs="Times New Roman"/>
          <w:sz w:val="24"/>
          <w:szCs w:val="24"/>
          <w:lang w:val="en-US"/>
        </w:rPr>
        <w:t xml:space="preserve"> </w:t>
      </w:r>
      <w:del w:id="180" w:author="Gordon Holtgrieve" w:date="2018-08-23T12:08:00Z">
        <w:r w:rsidRPr="00D53020" w:rsidDel="004B7A40">
          <w:rPr>
            <w:rFonts w:ascii="Times New Roman" w:hAnsi="Times New Roman" w:cs="Times New Roman"/>
            <w:sz w:val="24"/>
            <w:szCs w:val="24"/>
            <w:lang w:val="en-US"/>
          </w:rPr>
          <w:delText>flowing from a beaver pond</w:delText>
        </w:r>
      </w:del>
      <w:ins w:id="181" w:author="Gordon Holtgrieve" w:date="2018-08-23T12:08:00Z">
        <w:r w:rsidR="004B7A40">
          <w:rPr>
            <w:rFonts w:ascii="Times New Roman" w:hAnsi="Times New Roman" w:cs="Times New Roman"/>
            <w:sz w:val="24"/>
            <w:szCs w:val="24"/>
            <w:lang w:val="en-US"/>
          </w:rPr>
          <w:t>tributary</w:t>
        </w:r>
      </w:ins>
      <w:r w:rsidRPr="00D53020">
        <w:rPr>
          <w:rFonts w:ascii="Times New Roman" w:hAnsi="Times New Roman" w:cs="Times New Roman"/>
          <w:sz w:val="24"/>
          <w:szCs w:val="24"/>
          <w:lang w:val="en-US"/>
        </w:rPr>
        <w:t xml:space="preserve"> to Lake </w:t>
      </w:r>
      <w:proofErr w:type="spellStart"/>
      <w:r w:rsidRPr="00D53020">
        <w:rPr>
          <w:rFonts w:ascii="Times New Roman" w:hAnsi="Times New Roman" w:cs="Times New Roman"/>
          <w:sz w:val="24"/>
          <w:szCs w:val="24"/>
          <w:lang w:val="en-US"/>
        </w:rPr>
        <w:t>Aleknagik</w:t>
      </w:r>
      <w:proofErr w:type="spellEnd"/>
      <w:r w:rsidRPr="00D53020">
        <w:rPr>
          <w:rFonts w:ascii="Times New Roman" w:hAnsi="Times New Roman" w:cs="Times New Roman"/>
          <w:sz w:val="24"/>
          <w:szCs w:val="24"/>
          <w:lang w:val="en-US"/>
        </w:rPr>
        <w:t xml:space="preserve"> in the Wood River system of Bristol Bay, AK. </w:t>
      </w:r>
      <w:ins w:id="182" w:author="Gordon Holtgrieve" w:date="2018-08-23T12:14:00Z">
        <w:r w:rsidR="004B7A40">
          <w:rPr>
            <w:rFonts w:ascii="Times New Roman" w:hAnsi="Times New Roman" w:cs="Times New Roman"/>
            <w:sz w:val="24"/>
            <w:szCs w:val="24"/>
            <w:lang w:val="en-US"/>
          </w:rPr>
          <w:t>And average of XXX salmon return to the stream annually and, u</w:t>
        </w:r>
      </w:ins>
      <w:ins w:id="183" w:author="Gordon Holtgrieve" w:date="2018-08-23T12:13:00Z">
        <w:r w:rsidR="004B7A40" w:rsidRPr="00D53020">
          <w:rPr>
            <w:rFonts w:ascii="Times New Roman" w:hAnsi="Times New Roman" w:cs="Times New Roman"/>
            <w:sz w:val="24"/>
            <w:szCs w:val="24"/>
            <w:lang w:val="en-US"/>
          </w:rPr>
          <w:t xml:space="preserve">nlike some watersheds in the region, </w:t>
        </w:r>
      </w:ins>
      <w:ins w:id="184" w:author="Gordon Holtgrieve" w:date="2018-08-23T12:14:00Z">
        <w:r w:rsidR="004B7A40">
          <w:rPr>
            <w:rFonts w:ascii="Times New Roman" w:hAnsi="Times New Roman" w:cs="Times New Roman"/>
            <w:sz w:val="24"/>
            <w:szCs w:val="24"/>
            <w:lang w:val="en-US"/>
          </w:rPr>
          <w:t xml:space="preserve">the watershed </w:t>
        </w:r>
      </w:ins>
      <w:ins w:id="185" w:author="Gordon Holtgrieve" w:date="2018-08-23T12:15:00Z">
        <w:r w:rsidR="004B7A40">
          <w:rPr>
            <w:rFonts w:ascii="Times New Roman" w:hAnsi="Times New Roman" w:cs="Times New Roman"/>
            <w:sz w:val="24"/>
            <w:szCs w:val="24"/>
            <w:lang w:val="en-US"/>
          </w:rPr>
          <w:t>has a low</w:t>
        </w:r>
      </w:ins>
      <w:ins w:id="186" w:author="Gordon Holtgrieve" w:date="2018-08-23T12:13:00Z">
        <w:r w:rsidR="004B7A40" w:rsidRPr="00D53020">
          <w:rPr>
            <w:rFonts w:ascii="Times New Roman" w:hAnsi="Times New Roman" w:cs="Times New Roman"/>
            <w:sz w:val="24"/>
            <w:szCs w:val="24"/>
            <w:lang w:val="en-US"/>
          </w:rPr>
          <w:t xml:space="preserve"> density of alder (</w:t>
        </w:r>
        <w:proofErr w:type="spellStart"/>
        <w:r w:rsidR="004B7A40" w:rsidRPr="00D53020">
          <w:rPr>
            <w:rFonts w:ascii="Times New Roman" w:hAnsi="Times New Roman" w:cs="Times New Roman"/>
            <w:i/>
            <w:sz w:val="24"/>
            <w:szCs w:val="24"/>
            <w:lang w:val="en-US"/>
          </w:rPr>
          <w:t>Alnus</w:t>
        </w:r>
        <w:proofErr w:type="spellEnd"/>
        <w:r w:rsidR="004B7A40" w:rsidRPr="00D53020">
          <w:rPr>
            <w:rFonts w:ascii="Times New Roman" w:hAnsi="Times New Roman" w:cs="Times New Roman"/>
            <w:i/>
            <w:sz w:val="24"/>
            <w:szCs w:val="24"/>
            <w:lang w:val="en-US"/>
          </w:rPr>
          <w:t xml:space="preserve"> </w:t>
        </w:r>
        <w:proofErr w:type="spellStart"/>
        <w:r w:rsidR="004B7A40" w:rsidRPr="00D53020">
          <w:rPr>
            <w:rFonts w:ascii="Times New Roman" w:hAnsi="Times New Roman" w:cs="Times New Roman"/>
            <w:i/>
            <w:sz w:val="24"/>
            <w:szCs w:val="24"/>
            <w:lang w:val="en-US"/>
          </w:rPr>
          <w:t>crispa</w:t>
        </w:r>
        <w:proofErr w:type="spellEnd"/>
        <w:r w:rsidR="004B7A40">
          <w:rPr>
            <w:rFonts w:ascii="Times New Roman" w:hAnsi="Times New Roman" w:cs="Times New Roman"/>
            <w:sz w:val="24"/>
            <w:szCs w:val="24"/>
            <w:lang w:val="en-US"/>
          </w:rPr>
          <w:t>)</w:t>
        </w:r>
      </w:ins>
      <w:ins w:id="187" w:author="Gordon Holtgrieve" w:date="2018-08-23T12:15:00Z">
        <w:r w:rsidR="004B7A40">
          <w:rPr>
            <w:rFonts w:ascii="Times New Roman" w:hAnsi="Times New Roman" w:cs="Times New Roman"/>
            <w:sz w:val="24"/>
            <w:szCs w:val="24"/>
            <w:lang w:val="en-US"/>
          </w:rPr>
          <w:t xml:space="preserve">, </w:t>
        </w:r>
      </w:ins>
      <w:ins w:id="188" w:author="Gordon Holtgrieve" w:date="2018-08-23T12:13:00Z">
        <w:r w:rsidR="004B7A40" w:rsidRPr="00D53020">
          <w:rPr>
            <w:rFonts w:ascii="Times New Roman" w:hAnsi="Times New Roman" w:cs="Times New Roman"/>
            <w:sz w:val="24"/>
            <w:szCs w:val="24"/>
            <w:lang w:val="en-US"/>
          </w:rPr>
          <w:t xml:space="preserve">which can be a </w:t>
        </w:r>
      </w:ins>
      <w:ins w:id="189" w:author="Gordon Holtgrieve" w:date="2018-08-23T12:15:00Z">
        <w:r w:rsidR="004B7A40">
          <w:rPr>
            <w:rFonts w:ascii="Times New Roman" w:hAnsi="Times New Roman" w:cs="Times New Roman"/>
            <w:sz w:val="24"/>
            <w:szCs w:val="24"/>
            <w:lang w:val="en-US"/>
          </w:rPr>
          <w:t xml:space="preserve">significant </w:t>
        </w:r>
      </w:ins>
      <w:ins w:id="190" w:author="Gordon Holtgrieve" w:date="2018-08-23T12:13:00Z">
        <w:r w:rsidR="004B7A40" w:rsidRPr="00D53020">
          <w:rPr>
            <w:rFonts w:ascii="Times New Roman" w:hAnsi="Times New Roman" w:cs="Times New Roman"/>
            <w:sz w:val="24"/>
            <w:szCs w:val="24"/>
            <w:lang w:val="en-US"/>
          </w:rPr>
          <w:t>source of nitrogen via symbiotic fixation of atmospheric N</w:t>
        </w:r>
        <w:r w:rsidR="004B7A40" w:rsidRPr="00D53020">
          <w:rPr>
            <w:rFonts w:ascii="Times New Roman" w:hAnsi="Times New Roman" w:cs="Times New Roman"/>
            <w:sz w:val="24"/>
            <w:szCs w:val="24"/>
            <w:vertAlign w:val="subscript"/>
            <w:lang w:val="en-US"/>
          </w:rPr>
          <w:t>2</w:t>
        </w:r>
      </w:ins>
      <w:ins w:id="191" w:author="Gordon Holtgrieve" w:date="2018-08-23T12:15:00Z">
        <w:r w:rsidR="004B7A40">
          <w:rPr>
            <w:rFonts w:ascii="Times New Roman" w:hAnsi="Times New Roman" w:cs="Times New Roman"/>
            <w:sz w:val="24"/>
            <w:szCs w:val="24"/>
            <w:lang w:val="en-US"/>
          </w:rPr>
          <w:t xml:space="preserve">.  </w:t>
        </w:r>
      </w:ins>
      <w:r w:rsidR="00BB1762" w:rsidRPr="00D53020">
        <w:rPr>
          <w:rFonts w:ascii="Times New Roman" w:hAnsi="Times New Roman" w:cs="Times New Roman"/>
          <w:sz w:val="24"/>
          <w:szCs w:val="24"/>
          <w:lang w:val="en-US"/>
        </w:rPr>
        <w:t>For the last 20 years</w:t>
      </w:r>
      <w:ins w:id="192" w:author="Gordon Holtgrieve" w:date="2018-08-23T12:08:00Z">
        <w:r w:rsidR="004B7A40">
          <w:rPr>
            <w:rFonts w:ascii="Times New Roman" w:hAnsi="Times New Roman" w:cs="Times New Roman"/>
            <w:sz w:val="24"/>
            <w:szCs w:val="24"/>
            <w:lang w:val="en-US"/>
          </w:rPr>
          <w:t>,</w:t>
        </w:r>
      </w:ins>
      <w:r w:rsidR="00BB1762" w:rsidRPr="00D53020">
        <w:rPr>
          <w:rFonts w:ascii="Times New Roman" w:hAnsi="Times New Roman" w:cs="Times New Roman"/>
          <w:sz w:val="24"/>
          <w:szCs w:val="24"/>
          <w:lang w:val="en-US"/>
        </w:rPr>
        <w:t xml:space="preserve"> </w:t>
      </w:r>
      <w:ins w:id="193" w:author="Gordon Holtgrieve" w:date="2018-08-23T12:10:00Z">
        <w:r w:rsidR="004B7A40">
          <w:rPr>
            <w:rFonts w:ascii="Times New Roman" w:hAnsi="Times New Roman" w:cs="Times New Roman"/>
            <w:sz w:val="24"/>
            <w:szCs w:val="24"/>
            <w:lang w:val="en-US"/>
          </w:rPr>
          <w:t xml:space="preserve">the stream was surveyed daily during the annual sockeye salmon </w:t>
        </w:r>
        <w:r w:rsidR="004B7A40" w:rsidRPr="00D53020">
          <w:rPr>
            <w:rFonts w:ascii="Times New Roman" w:hAnsi="Times New Roman" w:cs="Times New Roman"/>
            <w:sz w:val="24"/>
            <w:szCs w:val="24"/>
            <w:lang w:val="en-US"/>
          </w:rPr>
          <w:t>(</w:t>
        </w:r>
        <w:r w:rsidR="004B7A40" w:rsidRPr="00D53020">
          <w:rPr>
            <w:rFonts w:ascii="Times New Roman" w:hAnsi="Times New Roman" w:cs="Times New Roman"/>
            <w:i/>
            <w:sz w:val="24"/>
            <w:szCs w:val="24"/>
            <w:lang w:val="en-US"/>
          </w:rPr>
          <w:t xml:space="preserve">Oncorhynchus </w:t>
        </w:r>
        <w:proofErr w:type="spellStart"/>
        <w:r w:rsidR="004B7A40" w:rsidRPr="00D53020">
          <w:rPr>
            <w:rFonts w:ascii="Times New Roman" w:hAnsi="Times New Roman" w:cs="Times New Roman"/>
            <w:i/>
            <w:sz w:val="24"/>
            <w:szCs w:val="24"/>
            <w:lang w:val="en-US"/>
          </w:rPr>
          <w:t>nerka</w:t>
        </w:r>
        <w:proofErr w:type="spellEnd"/>
        <w:r w:rsidR="004B7A40" w:rsidRPr="00D53020">
          <w:rPr>
            <w:rFonts w:ascii="Times New Roman" w:hAnsi="Times New Roman" w:cs="Times New Roman"/>
            <w:sz w:val="24"/>
            <w:szCs w:val="24"/>
            <w:lang w:val="en-US"/>
          </w:rPr>
          <w:t xml:space="preserve">) </w:t>
        </w:r>
        <w:r w:rsidR="004B7A40">
          <w:rPr>
            <w:rFonts w:ascii="Times New Roman" w:hAnsi="Times New Roman" w:cs="Times New Roman"/>
            <w:sz w:val="24"/>
            <w:szCs w:val="24"/>
            <w:lang w:val="en-US"/>
          </w:rPr>
          <w:t xml:space="preserve">run and </w:t>
        </w:r>
      </w:ins>
      <w:del w:id="194" w:author="Gordon Holtgrieve" w:date="2018-08-23T12:10:00Z">
        <w:r w:rsidR="00AC04ED" w:rsidRPr="00D53020" w:rsidDel="004B7A40">
          <w:rPr>
            <w:rFonts w:ascii="Times New Roman" w:hAnsi="Times New Roman" w:cs="Times New Roman"/>
            <w:sz w:val="24"/>
            <w:szCs w:val="24"/>
            <w:lang w:val="en-US"/>
          </w:rPr>
          <w:delText>adult spawned</w:delText>
        </w:r>
      </w:del>
      <w:ins w:id="195" w:author="Gordon Holtgrieve" w:date="2018-08-23T12:10:00Z">
        <w:r w:rsidR="004B7A40">
          <w:rPr>
            <w:rFonts w:ascii="Times New Roman" w:hAnsi="Times New Roman" w:cs="Times New Roman"/>
            <w:sz w:val="24"/>
            <w:szCs w:val="24"/>
            <w:lang w:val="en-US"/>
          </w:rPr>
          <w:t>all dead</w:t>
        </w:r>
      </w:ins>
      <w:del w:id="196" w:author="Gordon Holtgrieve" w:date="2018-08-23T12:11:00Z">
        <w:r w:rsidR="00AC04ED" w:rsidRPr="00D53020" w:rsidDel="004B7A40">
          <w:rPr>
            <w:rFonts w:ascii="Times New Roman" w:hAnsi="Times New Roman" w:cs="Times New Roman"/>
            <w:sz w:val="24"/>
            <w:szCs w:val="24"/>
            <w:lang w:val="en-US"/>
          </w:rPr>
          <w:delText xml:space="preserve"> out sockeye</w:delText>
        </w:r>
      </w:del>
      <w:r w:rsidR="00AC04ED" w:rsidRPr="00D53020">
        <w:rPr>
          <w:rFonts w:ascii="Times New Roman" w:hAnsi="Times New Roman" w:cs="Times New Roman"/>
          <w:sz w:val="24"/>
          <w:szCs w:val="24"/>
          <w:lang w:val="en-US"/>
        </w:rPr>
        <w:t xml:space="preserve"> salmon </w:t>
      </w:r>
      <w:del w:id="197" w:author="Gordon Holtgrieve" w:date="2018-08-23T12:10:00Z">
        <w:r w:rsidR="00AC04ED" w:rsidRPr="00D53020" w:rsidDel="004B7A40">
          <w:rPr>
            <w:rFonts w:ascii="Times New Roman" w:hAnsi="Times New Roman" w:cs="Times New Roman"/>
            <w:sz w:val="24"/>
            <w:szCs w:val="24"/>
            <w:lang w:val="en-US"/>
          </w:rPr>
          <w:delText>(</w:delText>
        </w:r>
        <w:r w:rsidR="00AC04ED" w:rsidRPr="00D53020" w:rsidDel="004B7A40">
          <w:rPr>
            <w:rFonts w:ascii="Times New Roman" w:hAnsi="Times New Roman" w:cs="Times New Roman"/>
            <w:i/>
            <w:sz w:val="24"/>
            <w:szCs w:val="24"/>
            <w:lang w:val="en-US"/>
          </w:rPr>
          <w:delText>Oncorhynchus nerka</w:delText>
        </w:r>
        <w:r w:rsidR="00AC04ED" w:rsidRPr="00D53020" w:rsidDel="004B7A40">
          <w:rPr>
            <w:rFonts w:ascii="Times New Roman" w:hAnsi="Times New Roman" w:cs="Times New Roman"/>
            <w:sz w:val="24"/>
            <w:szCs w:val="24"/>
            <w:lang w:val="en-US"/>
          </w:rPr>
          <w:delText xml:space="preserve">) </w:delText>
        </w:r>
      </w:del>
      <w:r w:rsidR="00AC04ED" w:rsidRPr="00D53020">
        <w:rPr>
          <w:rFonts w:ascii="Times New Roman" w:hAnsi="Times New Roman" w:cs="Times New Roman"/>
          <w:sz w:val="24"/>
          <w:szCs w:val="24"/>
          <w:lang w:val="en-US"/>
        </w:rPr>
        <w:t>were remo</w:t>
      </w:r>
      <w:r w:rsidR="002A3F5D" w:rsidRPr="00D53020">
        <w:rPr>
          <w:rFonts w:ascii="Times New Roman" w:hAnsi="Times New Roman" w:cs="Times New Roman"/>
          <w:sz w:val="24"/>
          <w:szCs w:val="24"/>
          <w:lang w:val="en-US"/>
        </w:rPr>
        <w:t xml:space="preserve">ved </w:t>
      </w:r>
      <w:ins w:id="198" w:author="Gordon Holtgrieve" w:date="2018-08-23T12:15:00Z">
        <w:r w:rsidR="004B7A40">
          <w:rPr>
            <w:rFonts w:ascii="Times New Roman" w:hAnsi="Times New Roman" w:cs="Times New Roman"/>
            <w:sz w:val="24"/>
            <w:szCs w:val="24"/>
            <w:lang w:val="en-US"/>
          </w:rPr>
          <w:t xml:space="preserve">from </w:t>
        </w:r>
      </w:ins>
      <w:del w:id="199" w:author="Gordon Holtgrieve" w:date="2018-08-23T12:09:00Z">
        <w:r w:rsidR="002A3F5D" w:rsidRPr="00D53020" w:rsidDel="004B7A40">
          <w:rPr>
            <w:rFonts w:ascii="Times New Roman" w:hAnsi="Times New Roman" w:cs="Times New Roman"/>
            <w:sz w:val="24"/>
            <w:szCs w:val="24"/>
            <w:lang w:val="en-US"/>
          </w:rPr>
          <w:delText xml:space="preserve">from </w:delText>
        </w:r>
      </w:del>
      <w:ins w:id="200" w:author="Gordon Holtgrieve" w:date="2018-08-23T12:09:00Z">
        <w:r w:rsidR="004B7A40">
          <w:rPr>
            <w:rFonts w:ascii="Times New Roman" w:hAnsi="Times New Roman" w:cs="Times New Roman"/>
            <w:sz w:val="24"/>
            <w:szCs w:val="24"/>
            <w:lang w:val="en-US"/>
          </w:rPr>
          <w:t>the</w:t>
        </w:r>
      </w:ins>
      <w:del w:id="201" w:author="Gordon Holtgrieve" w:date="2018-08-23T12:09:00Z">
        <w:r w:rsidR="002A3F5D" w:rsidRPr="00D53020" w:rsidDel="004B7A40">
          <w:rPr>
            <w:rFonts w:ascii="Times New Roman" w:hAnsi="Times New Roman" w:cs="Times New Roman"/>
            <w:sz w:val="24"/>
            <w:szCs w:val="24"/>
            <w:lang w:val="en-US"/>
          </w:rPr>
          <w:delText>Hansen Creek</w:delText>
        </w:r>
      </w:del>
      <w:ins w:id="202" w:author="Gordon Holtgrieve" w:date="2018-08-23T12:09:00Z">
        <w:r w:rsidR="004B7A40">
          <w:rPr>
            <w:rFonts w:ascii="Times New Roman" w:hAnsi="Times New Roman" w:cs="Times New Roman"/>
            <w:sz w:val="24"/>
            <w:szCs w:val="24"/>
            <w:lang w:val="en-US"/>
          </w:rPr>
          <w:t xml:space="preserve"> creek</w:t>
        </w:r>
      </w:ins>
      <w:r w:rsidR="00C54BBB" w:rsidRPr="00D53020">
        <w:rPr>
          <w:rFonts w:ascii="Times New Roman" w:hAnsi="Times New Roman" w:cs="Times New Roman"/>
          <w:sz w:val="24"/>
          <w:szCs w:val="24"/>
          <w:lang w:val="en-US"/>
        </w:rPr>
        <w:t xml:space="preserve"> and its river right bank</w:t>
      </w:r>
      <w:ins w:id="203" w:author="Gordon Holtgrieve" w:date="2018-08-23T12:11:00Z">
        <w:r w:rsidR="004B7A40">
          <w:rPr>
            <w:rFonts w:ascii="Times New Roman" w:hAnsi="Times New Roman" w:cs="Times New Roman"/>
            <w:sz w:val="24"/>
            <w:szCs w:val="24"/>
            <w:lang w:val="en-US"/>
          </w:rPr>
          <w:t>,</w:t>
        </w:r>
      </w:ins>
      <w:r w:rsidR="002A3F5D" w:rsidRPr="00D53020">
        <w:rPr>
          <w:rFonts w:ascii="Times New Roman" w:hAnsi="Times New Roman" w:cs="Times New Roman"/>
          <w:sz w:val="24"/>
          <w:szCs w:val="24"/>
          <w:lang w:val="en-US"/>
        </w:rPr>
        <w:t xml:space="preserve"> </w:t>
      </w:r>
      <w:del w:id="204" w:author="Gordon Holtgrieve" w:date="2018-08-23T12:09:00Z">
        <w:r w:rsidRPr="00D53020" w:rsidDel="004B7A40">
          <w:rPr>
            <w:rFonts w:ascii="Times New Roman" w:hAnsi="Times New Roman" w:cs="Times New Roman"/>
            <w:sz w:val="24"/>
            <w:szCs w:val="24"/>
            <w:lang w:val="en-US"/>
          </w:rPr>
          <w:delText xml:space="preserve">(decreasing salmon density) </w:delText>
        </w:r>
      </w:del>
      <w:r w:rsidR="002A3F5D" w:rsidRPr="00D53020">
        <w:rPr>
          <w:rFonts w:ascii="Times New Roman" w:hAnsi="Times New Roman" w:cs="Times New Roman"/>
          <w:sz w:val="24"/>
          <w:szCs w:val="24"/>
          <w:lang w:val="en-US"/>
        </w:rPr>
        <w:t>and tossed</w:t>
      </w:r>
      <w:r w:rsidR="00AC04ED" w:rsidRPr="00D53020">
        <w:rPr>
          <w:rFonts w:ascii="Times New Roman" w:hAnsi="Times New Roman" w:cs="Times New Roman"/>
          <w:sz w:val="24"/>
          <w:szCs w:val="24"/>
          <w:lang w:val="en-US"/>
        </w:rPr>
        <w:t xml:space="preserve"> on the river left bank</w:t>
      </w:r>
      <w:del w:id="205" w:author="Gordon Holtgrieve" w:date="2018-08-23T12:09:00Z">
        <w:r w:rsidRPr="00D53020" w:rsidDel="004B7A40">
          <w:rPr>
            <w:rFonts w:ascii="Times New Roman" w:hAnsi="Times New Roman" w:cs="Times New Roman"/>
            <w:sz w:val="24"/>
            <w:szCs w:val="24"/>
            <w:lang w:val="en-US"/>
          </w:rPr>
          <w:delText xml:space="preserve"> (increasing salmon density)</w:delText>
        </w:r>
      </w:del>
      <w:r w:rsidR="00AC04ED" w:rsidRPr="00D53020">
        <w:rPr>
          <w:rFonts w:ascii="Times New Roman" w:hAnsi="Times New Roman" w:cs="Times New Roman"/>
          <w:sz w:val="24"/>
          <w:szCs w:val="24"/>
          <w:lang w:val="en-US"/>
        </w:rPr>
        <w:t xml:space="preserve">. </w:t>
      </w:r>
      <w:ins w:id="206" w:author="Gordon Holtgrieve" w:date="2018-08-23T12:11:00Z">
        <w:r w:rsidR="004B7A40">
          <w:rPr>
            <w:rFonts w:ascii="Times New Roman" w:hAnsi="Times New Roman" w:cs="Times New Roman"/>
            <w:sz w:val="24"/>
            <w:szCs w:val="24"/>
            <w:lang w:val="en-US"/>
          </w:rPr>
          <w:t xml:space="preserve">Thus, the right (no-salmon) side of the stream </w:t>
        </w:r>
      </w:ins>
      <w:ins w:id="207" w:author="Gordon Holtgrieve" w:date="2018-08-23T12:12:00Z">
        <w:r w:rsidR="004B7A40">
          <w:rPr>
            <w:rFonts w:ascii="Times New Roman" w:hAnsi="Times New Roman" w:cs="Times New Roman"/>
            <w:sz w:val="24"/>
            <w:szCs w:val="24"/>
            <w:lang w:val="en-US"/>
          </w:rPr>
          <w:t>was manipulated for depletion</w:t>
        </w:r>
      </w:ins>
      <w:ins w:id="208" w:author="Gordon Holtgrieve" w:date="2018-08-23T12:11:00Z">
        <w:r w:rsidR="004B7A40">
          <w:rPr>
            <w:rFonts w:ascii="Times New Roman" w:hAnsi="Times New Roman" w:cs="Times New Roman"/>
            <w:sz w:val="24"/>
            <w:szCs w:val="24"/>
            <w:lang w:val="en-US"/>
          </w:rPr>
          <w:t xml:space="preserve"> of MDN</w:t>
        </w:r>
      </w:ins>
      <w:ins w:id="209" w:author="Gordon Holtgrieve" w:date="2018-08-23T12:12:00Z">
        <w:r w:rsidR="004B7A40">
          <w:rPr>
            <w:rFonts w:ascii="Times New Roman" w:hAnsi="Times New Roman" w:cs="Times New Roman"/>
            <w:sz w:val="24"/>
            <w:szCs w:val="24"/>
            <w:lang w:val="en-US"/>
          </w:rPr>
          <w:t>,</w:t>
        </w:r>
      </w:ins>
      <w:ins w:id="210" w:author="Gordon Holtgrieve" w:date="2018-08-23T12:11:00Z">
        <w:r w:rsidR="004B7A40">
          <w:rPr>
            <w:rFonts w:ascii="Times New Roman" w:hAnsi="Times New Roman" w:cs="Times New Roman"/>
            <w:sz w:val="24"/>
            <w:szCs w:val="24"/>
            <w:lang w:val="en-US"/>
          </w:rPr>
          <w:t xml:space="preserve"> while </w:t>
        </w:r>
      </w:ins>
      <w:ins w:id="211" w:author="Gordon Holtgrieve" w:date="2018-08-23T12:12:00Z">
        <w:r w:rsidR="004B7A40">
          <w:rPr>
            <w:rFonts w:ascii="Times New Roman" w:hAnsi="Times New Roman" w:cs="Times New Roman"/>
            <w:sz w:val="24"/>
            <w:szCs w:val="24"/>
            <w:lang w:val="en-US"/>
          </w:rPr>
          <w:t xml:space="preserve">the left bank was enriched.  In total, </w:t>
        </w:r>
      </w:ins>
      <w:ins w:id="212" w:author="Gordon Holtgrieve" w:date="2018-08-23T12:16:00Z">
        <w:r w:rsidR="00D52E38">
          <w:rPr>
            <w:rFonts w:ascii="Times New Roman" w:hAnsi="Times New Roman" w:cs="Times New Roman"/>
            <w:sz w:val="24"/>
            <w:szCs w:val="24"/>
            <w:lang w:val="en-US"/>
          </w:rPr>
          <w:t xml:space="preserve">YYY </w:t>
        </w:r>
      </w:ins>
      <w:ins w:id="213" w:author="Gordon Holtgrieve" w:date="2018-08-23T12:17:00Z">
        <w:r w:rsidR="00D52E38">
          <w:rPr>
            <w:rFonts w:ascii="Times New Roman" w:hAnsi="Times New Roman" w:cs="Times New Roman"/>
            <w:sz w:val="24"/>
            <w:szCs w:val="24"/>
            <w:lang w:val="en-US"/>
          </w:rPr>
          <w:t>individual</w:t>
        </w:r>
      </w:ins>
      <w:ins w:id="214" w:author="Gordon Holtgrieve" w:date="2018-08-23T12:16:00Z">
        <w:r w:rsidR="00D52E38">
          <w:rPr>
            <w:rFonts w:ascii="Times New Roman" w:hAnsi="Times New Roman" w:cs="Times New Roman"/>
            <w:sz w:val="24"/>
            <w:szCs w:val="24"/>
            <w:lang w:val="en-US"/>
          </w:rPr>
          <w:t xml:space="preserve"> fish were translocated, representing </w:t>
        </w:r>
      </w:ins>
      <w:ins w:id="215" w:author="Gordon Holtgrieve" w:date="2018-08-23T12:12:00Z">
        <w:r w:rsidR="004B7A40">
          <w:rPr>
            <w:rFonts w:ascii="Times New Roman" w:hAnsi="Times New Roman" w:cs="Times New Roman"/>
            <w:sz w:val="24"/>
            <w:szCs w:val="24"/>
            <w:lang w:val="en-US"/>
          </w:rPr>
          <w:t xml:space="preserve">XXXX kg </w:t>
        </w:r>
      </w:ins>
      <w:ins w:id="216" w:author="Gordon Holtgrieve" w:date="2018-08-23T12:16:00Z">
        <w:r w:rsidR="00D52E38">
          <w:rPr>
            <w:rFonts w:ascii="Times New Roman" w:hAnsi="Times New Roman" w:cs="Times New Roman"/>
            <w:sz w:val="24"/>
            <w:szCs w:val="24"/>
            <w:lang w:val="en-US"/>
          </w:rPr>
          <w:t xml:space="preserve">of </w:t>
        </w:r>
      </w:ins>
      <w:ins w:id="217" w:author="Gordon Holtgrieve" w:date="2018-08-23T12:17:00Z">
        <w:r w:rsidR="00D52E38">
          <w:rPr>
            <w:rFonts w:ascii="Times New Roman" w:hAnsi="Times New Roman" w:cs="Times New Roman"/>
            <w:sz w:val="24"/>
            <w:szCs w:val="24"/>
            <w:lang w:val="en-US"/>
          </w:rPr>
          <w:t>salmon</w:t>
        </w:r>
      </w:ins>
      <w:ins w:id="218" w:author="Gordon Holtgrieve" w:date="2018-08-23T12:16:00Z">
        <w:r w:rsidR="00D52E38">
          <w:rPr>
            <w:rFonts w:ascii="Times New Roman" w:hAnsi="Times New Roman" w:cs="Times New Roman"/>
            <w:sz w:val="24"/>
            <w:szCs w:val="24"/>
            <w:lang w:val="en-US"/>
          </w:rPr>
          <w:t>, ZZZ kg of N and YYY kg of phosphorus (P)</w:t>
        </w:r>
      </w:ins>
      <w:ins w:id="219" w:author="Gordon Holtgrieve" w:date="2018-08-23T12:12:00Z">
        <w:r w:rsidR="004B7A40">
          <w:rPr>
            <w:rFonts w:ascii="Times New Roman" w:hAnsi="Times New Roman" w:cs="Times New Roman"/>
            <w:sz w:val="24"/>
            <w:szCs w:val="24"/>
            <w:lang w:val="en-US"/>
          </w:rPr>
          <w:t>.</w:t>
        </w:r>
      </w:ins>
      <w:del w:id="220" w:author="Gordon Holtgrieve" w:date="2018-08-23T12:13:00Z">
        <w:r w:rsidRPr="00D53020" w:rsidDel="004B7A40">
          <w:rPr>
            <w:rFonts w:ascii="Times New Roman" w:hAnsi="Times New Roman" w:cs="Times New Roman"/>
            <w:sz w:val="24"/>
            <w:szCs w:val="24"/>
            <w:lang w:val="en-US"/>
          </w:rPr>
          <w:delText>Unlike some watershed</w:delText>
        </w:r>
        <w:r w:rsidR="00DC2602" w:rsidRPr="00D53020" w:rsidDel="004B7A40">
          <w:rPr>
            <w:rFonts w:ascii="Times New Roman" w:hAnsi="Times New Roman" w:cs="Times New Roman"/>
            <w:sz w:val="24"/>
            <w:szCs w:val="24"/>
            <w:lang w:val="en-US"/>
          </w:rPr>
          <w:delText>s</w:delText>
        </w:r>
        <w:r w:rsidRPr="00D53020" w:rsidDel="004B7A40">
          <w:rPr>
            <w:rFonts w:ascii="Times New Roman" w:hAnsi="Times New Roman" w:cs="Times New Roman"/>
            <w:sz w:val="24"/>
            <w:szCs w:val="24"/>
            <w:lang w:val="en-US"/>
          </w:rPr>
          <w:delText xml:space="preserve"> in the region, Hansen Creek has a low density of alder (</w:delText>
        </w:r>
        <w:r w:rsidRPr="00D53020" w:rsidDel="004B7A40">
          <w:rPr>
            <w:rFonts w:ascii="Times New Roman" w:hAnsi="Times New Roman" w:cs="Times New Roman"/>
            <w:i/>
            <w:sz w:val="24"/>
            <w:szCs w:val="24"/>
            <w:lang w:val="en-US"/>
          </w:rPr>
          <w:delText>Alnus crispa</w:delText>
        </w:r>
        <w:r w:rsidRPr="00D53020" w:rsidDel="004B7A40">
          <w:rPr>
            <w:rFonts w:ascii="Times New Roman" w:hAnsi="Times New Roman" w:cs="Times New Roman"/>
            <w:sz w:val="24"/>
            <w:szCs w:val="24"/>
            <w:lang w:val="en-US"/>
          </w:rPr>
          <w:delText>) which can be a source of nitrogen via symbiotic fixation of atmospheric N</w:delText>
        </w:r>
        <w:r w:rsidRPr="00D53020" w:rsidDel="004B7A40">
          <w:rPr>
            <w:rFonts w:ascii="Times New Roman" w:hAnsi="Times New Roman" w:cs="Times New Roman"/>
            <w:sz w:val="24"/>
            <w:szCs w:val="24"/>
            <w:vertAlign w:val="subscript"/>
            <w:lang w:val="en-US"/>
          </w:rPr>
          <w:delText>2</w:delText>
        </w:r>
        <w:r w:rsidRPr="00D53020" w:rsidDel="004B7A40">
          <w:rPr>
            <w:rFonts w:ascii="Times New Roman" w:hAnsi="Times New Roman" w:cs="Times New Roman"/>
            <w:sz w:val="24"/>
            <w:szCs w:val="24"/>
            <w:lang w:val="en-US"/>
          </w:rPr>
          <w:delText xml:space="preserve">, making it a useful system for studying MDN </w:delText>
        </w:r>
        <w:r w:rsidR="00F77328" w:rsidDel="004B7A40">
          <w:rPr>
            <w:rFonts w:ascii="Times New Roman" w:hAnsi="Times New Roman" w:cs="Times New Roman"/>
            <w:sz w:val="24"/>
            <w:szCs w:val="24"/>
            <w:lang w:val="en-US"/>
          </w:rPr>
          <w:delText>as the source of</w:delText>
        </w:r>
        <w:r w:rsidRPr="00D53020" w:rsidDel="004B7A40">
          <w:rPr>
            <w:rFonts w:ascii="Times New Roman" w:hAnsi="Times New Roman" w:cs="Times New Roman"/>
            <w:sz w:val="24"/>
            <w:szCs w:val="24"/>
            <w:lang w:val="en-US"/>
          </w:rPr>
          <w:delText xml:space="preserve"> plant available nitrogen in soils.</w:delText>
        </w:r>
      </w:del>
    </w:p>
    <w:p w14:paraId="62F57EBE" w14:textId="273F2645" w:rsidR="00AC04ED" w:rsidRPr="00D53020" w:rsidRDefault="00AC04ED" w:rsidP="006951E6">
      <w:pPr>
        <w:spacing w:line="480" w:lineRule="auto"/>
        <w:ind w:firstLine="720"/>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lastRenderedPageBreak/>
        <w:t>Soil samples were collected from</w:t>
      </w:r>
      <w:ins w:id="221" w:author="Gordon Holtgrieve" w:date="2018-08-23T12:17:00Z">
        <w:r w:rsidR="003C7575">
          <w:rPr>
            <w:rFonts w:ascii="Times New Roman" w:hAnsi="Times New Roman" w:cs="Times New Roman"/>
            <w:sz w:val="24"/>
            <w:szCs w:val="24"/>
            <w:lang w:val="en-US"/>
          </w:rPr>
          <w:t xml:space="preserve"> the riparian zone</w:t>
        </w:r>
      </w:ins>
      <w:r w:rsidRPr="00D53020">
        <w:rPr>
          <w:rFonts w:ascii="Times New Roman" w:hAnsi="Times New Roman" w:cs="Times New Roman"/>
          <w:sz w:val="24"/>
          <w:szCs w:val="24"/>
          <w:lang w:val="en-US"/>
        </w:rPr>
        <w:t xml:space="preserve"> on July 13</w:t>
      </w:r>
      <w:r w:rsidRPr="00D53020">
        <w:rPr>
          <w:rFonts w:ascii="Times New Roman" w:hAnsi="Times New Roman" w:cs="Times New Roman"/>
          <w:sz w:val="24"/>
          <w:szCs w:val="24"/>
          <w:vertAlign w:val="superscript"/>
          <w:lang w:val="en-US"/>
        </w:rPr>
        <w:t>th</w:t>
      </w:r>
      <w:r w:rsidR="002A3F5D" w:rsidRPr="00D53020">
        <w:rPr>
          <w:rFonts w:ascii="Times New Roman" w:hAnsi="Times New Roman" w:cs="Times New Roman"/>
          <w:sz w:val="24"/>
          <w:szCs w:val="24"/>
          <w:lang w:val="en-US"/>
        </w:rPr>
        <w:t xml:space="preserve"> 2017 along nine sets of paired transects</w:t>
      </w:r>
      <w:ins w:id="222" w:author="Gordon Holtgrieve" w:date="2018-08-23T12:19:00Z">
        <w:r w:rsidR="003C7575">
          <w:rPr>
            <w:rFonts w:ascii="Times New Roman" w:hAnsi="Times New Roman" w:cs="Times New Roman"/>
            <w:sz w:val="24"/>
            <w:szCs w:val="24"/>
            <w:lang w:val="en-US"/>
          </w:rPr>
          <w:t>,</w:t>
        </w:r>
      </w:ins>
      <w:r w:rsidR="002A3F5D" w:rsidRPr="00D53020">
        <w:rPr>
          <w:rFonts w:ascii="Times New Roman" w:hAnsi="Times New Roman" w:cs="Times New Roman"/>
          <w:sz w:val="24"/>
          <w:szCs w:val="24"/>
          <w:lang w:val="en-US"/>
        </w:rPr>
        <w:t xml:space="preserve"> </w:t>
      </w:r>
      <w:ins w:id="223" w:author="Gordon Holtgrieve" w:date="2018-08-23T12:19:00Z">
        <w:r w:rsidR="003C7575">
          <w:rPr>
            <w:rFonts w:ascii="Times New Roman" w:hAnsi="Times New Roman" w:cs="Times New Roman"/>
            <w:sz w:val="24"/>
            <w:szCs w:val="24"/>
            <w:lang w:val="en-US"/>
          </w:rPr>
          <w:t xml:space="preserve">evenly nested within 3 equal sized stream reaches, </w:t>
        </w:r>
      </w:ins>
      <w:del w:id="224" w:author="Gordon Holtgrieve" w:date="2018-08-23T12:18:00Z">
        <w:r w:rsidR="002A3F5D" w:rsidRPr="00D53020" w:rsidDel="003C7575">
          <w:rPr>
            <w:rFonts w:ascii="Times New Roman" w:hAnsi="Times New Roman" w:cs="Times New Roman"/>
            <w:sz w:val="24"/>
            <w:szCs w:val="24"/>
            <w:lang w:val="en-US"/>
          </w:rPr>
          <w:delText xml:space="preserve">on </w:delText>
        </w:r>
      </w:del>
      <w:ins w:id="225" w:author="Gordon Holtgrieve" w:date="2018-08-23T12:18:00Z">
        <w:r w:rsidR="003C7575">
          <w:rPr>
            <w:rFonts w:ascii="Times New Roman" w:hAnsi="Times New Roman" w:cs="Times New Roman"/>
            <w:sz w:val="24"/>
            <w:szCs w:val="24"/>
            <w:lang w:val="en-US"/>
          </w:rPr>
          <w:t>across both</w:t>
        </w:r>
        <w:r w:rsidR="003C7575" w:rsidRPr="00D53020">
          <w:rPr>
            <w:rFonts w:ascii="Times New Roman" w:hAnsi="Times New Roman" w:cs="Times New Roman"/>
            <w:sz w:val="24"/>
            <w:szCs w:val="24"/>
            <w:lang w:val="en-US"/>
          </w:rPr>
          <w:t xml:space="preserve"> </w:t>
        </w:r>
      </w:ins>
      <w:r w:rsidR="002A3F5D" w:rsidRPr="00D53020">
        <w:rPr>
          <w:rFonts w:ascii="Times New Roman" w:hAnsi="Times New Roman" w:cs="Times New Roman"/>
          <w:sz w:val="24"/>
          <w:szCs w:val="24"/>
          <w:lang w:val="en-US"/>
        </w:rPr>
        <w:t>the river left and river right banks</w:t>
      </w:r>
      <w:ins w:id="226" w:author="Gordon Holtgrieve" w:date="2018-08-23T12:19:00Z">
        <w:r w:rsidR="003C7575">
          <w:rPr>
            <w:rFonts w:ascii="Times New Roman" w:hAnsi="Times New Roman" w:cs="Times New Roman"/>
            <w:sz w:val="24"/>
            <w:szCs w:val="24"/>
            <w:lang w:val="en-US"/>
          </w:rPr>
          <w:t xml:space="preserve">.  </w:t>
        </w:r>
      </w:ins>
      <w:moveToRangeStart w:id="227" w:author="Gordon Holtgrieve" w:date="2018-08-23T12:24:00Z" w:name="move522790381"/>
      <w:moveTo w:id="228" w:author="Gordon Holtgrieve" w:date="2018-08-23T12:24:00Z">
        <w:del w:id="229" w:author="Gordon Holtgrieve" w:date="2018-08-23T12:24:00Z">
          <w:r w:rsidR="003F0277" w:rsidRPr="00D53020" w:rsidDel="003F0277">
            <w:rPr>
              <w:rFonts w:ascii="Times New Roman" w:hAnsi="Times New Roman" w:cs="Times New Roman"/>
              <w:sz w:val="24"/>
              <w:szCs w:val="24"/>
              <w:lang w:val="en-US"/>
            </w:rPr>
            <w:delText>Sites</w:delText>
          </w:r>
        </w:del>
      </w:moveTo>
      <w:ins w:id="230" w:author="Gordon Holtgrieve" w:date="2018-08-23T12:24:00Z">
        <w:r w:rsidR="003F0277">
          <w:rPr>
            <w:rFonts w:ascii="Times New Roman" w:hAnsi="Times New Roman" w:cs="Times New Roman"/>
            <w:sz w:val="24"/>
            <w:szCs w:val="24"/>
            <w:lang w:val="en-US"/>
          </w:rPr>
          <w:t>Transect location within reaches</w:t>
        </w:r>
      </w:ins>
      <w:moveTo w:id="231" w:author="Gordon Holtgrieve" w:date="2018-08-23T12:24:00Z">
        <w:r w:rsidR="003F0277" w:rsidRPr="00D53020">
          <w:rPr>
            <w:rFonts w:ascii="Times New Roman" w:hAnsi="Times New Roman" w:cs="Times New Roman"/>
            <w:sz w:val="24"/>
            <w:szCs w:val="24"/>
            <w:lang w:val="en-US"/>
          </w:rPr>
          <w:t xml:space="preserve"> were selected to be representative of typical riparian vegetation and high spawning intensity</w:t>
        </w:r>
      </w:moveTo>
      <w:ins w:id="232" w:author="Gordon Holtgrieve" w:date="2018-08-23T12:24:00Z">
        <w:r w:rsidR="003F0277">
          <w:rPr>
            <w:rFonts w:ascii="Times New Roman" w:hAnsi="Times New Roman" w:cs="Times New Roman"/>
            <w:sz w:val="24"/>
            <w:szCs w:val="24"/>
            <w:lang w:val="en-US"/>
          </w:rPr>
          <w:t xml:space="preserve"> and covered</w:t>
        </w:r>
      </w:ins>
      <w:moveTo w:id="233" w:author="Gordon Holtgrieve" w:date="2018-08-23T12:24:00Z">
        <w:del w:id="234" w:author="Gordon Holtgrieve" w:date="2018-08-23T12:24:00Z">
          <w:r w:rsidR="003F0277" w:rsidRPr="00D53020" w:rsidDel="003F0277">
            <w:rPr>
              <w:rFonts w:ascii="Times New Roman" w:hAnsi="Times New Roman" w:cs="Times New Roman"/>
              <w:sz w:val="24"/>
              <w:szCs w:val="24"/>
              <w:lang w:val="en-US"/>
            </w:rPr>
            <w:delText xml:space="preserve">. </w:delText>
          </w:r>
        </w:del>
      </w:moveTo>
      <w:moveToRangeEnd w:id="227"/>
      <w:ins w:id="235" w:author="Gordon Holtgrieve" w:date="2018-08-23T12:24:00Z">
        <w:r w:rsidR="003F0277">
          <w:rPr>
            <w:rFonts w:ascii="Times New Roman" w:hAnsi="Times New Roman" w:cs="Times New Roman"/>
            <w:sz w:val="24"/>
            <w:szCs w:val="24"/>
            <w:lang w:val="en-US"/>
          </w:rPr>
          <w:t xml:space="preserve"> th</w:t>
        </w:r>
      </w:ins>
      <w:ins w:id="236" w:author="Gordon Holtgrieve" w:date="2018-08-23T12:19:00Z">
        <w:r w:rsidR="003C7575">
          <w:rPr>
            <w:rFonts w:ascii="Times New Roman" w:hAnsi="Times New Roman" w:cs="Times New Roman"/>
            <w:sz w:val="24"/>
            <w:szCs w:val="24"/>
            <w:lang w:val="en-US"/>
          </w:rPr>
          <w:t xml:space="preserve">e full length of the stream.  </w:t>
        </w:r>
      </w:ins>
      <w:del w:id="237" w:author="Gordon Holtgrieve" w:date="2018-08-23T12:18:00Z">
        <w:r w:rsidR="00107223" w:rsidDel="003C7575">
          <w:rPr>
            <w:rFonts w:ascii="Times New Roman" w:hAnsi="Times New Roman" w:cs="Times New Roman"/>
            <w:sz w:val="24"/>
            <w:szCs w:val="24"/>
            <w:lang w:val="en-US"/>
          </w:rPr>
          <w:delText>,</w:delText>
        </w:r>
      </w:del>
      <w:del w:id="238" w:author="Gordon Holtgrieve" w:date="2018-08-23T12:19:00Z">
        <w:r w:rsidR="009B6322" w:rsidRPr="00D53020" w:rsidDel="003C7575">
          <w:rPr>
            <w:rFonts w:ascii="Times New Roman" w:hAnsi="Times New Roman" w:cs="Times New Roman"/>
            <w:sz w:val="24"/>
            <w:szCs w:val="24"/>
            <w:lang w:val="en-US"/>
          </w:rPr>
          <w:delText xml:space="preserve"> </w:delText>
        </w:r>
      </w:del>
      <w:del w:id="239" w:author="Gordon Holtgrieve" w:date="2018-08-23T12:18:00Z">
        <w:r w:rsidR="009B6322" w:rsidRPr="00D53020" w:rsidDel="003C7575">
          <w:rPr>
            <w:rFonts w:ascii="Times New Roman" w:hAnsi="Times New Roman" w:cs="Times New Roman"/>
            <w:sz w:val="24"/>
            <w:szCs w:val="24"/>
            <w:lang w:val="en-US"/>
          </w:rPr>
          <w:delText xml:space="preserve">and </w:delText>
        </w:r>
        <w:r w:rsidR="00107223" w:rsidDel="003C7575">
          <w:rPr>
            <w:rFonts w:ascii="Times New Roman" w:hAnsi="Times New Roman" w:cs="Times New Roman"/>
            <w:sz w:val="24"/>
            <w:szCs w:val="24"/>
            <w:lang w:val="en-US"/>
          </w:rPr>
          <w:delText>a</w:delText>
        </w:r>
        <w:r w:rsidR="009B6322" w:rsidRPr="00D53020" w:rsidDel="003C7575">
          <w:rPr>
            <w:rFonts w:ascii="Times New Roman" w:hAnsi="Times New Roman" w:cs="Times New Roman"/>
            <w:sz w:val="24"/>
            <w:szCs w:val="24"/>
            <w:lang w:val="en-US"/>
          </w:rPr>
          <w:delText xml:space="preserve">cross </w:delText>
        </w:r>
      </w:del>
      <w:del w:id="240" w:author="Gordon Holtgrieve" w:date="2018-08-23T12:20:00Z">
        <w:r w:rsidR="009B6322" w:rsidRPr="00D53020" w:rsidDel="003C7575">
          <w:rPr>
            <w:rFonts w:ascii="Times New Roman" w:hAnsi="Times New Roman" w:cs="Times New Roman"/>
            <w:sz w:val="24"/>
            <w:szCs w:val="24"/>
            <w:lang w:val="en-US"/>
          </w:rPr>
          <w:delText>3 reaches of the creek</w:delText>
        </w:r>
      </w:del>
      <w:ins w:id="241" w:author="Gordon Holtgrieve" w:date="2018-08-23T12:20:00Z">
        <w:r w:rsidR="003C7575">
          <w:rPr>
            <w:rFonts w:ascii="Times New Roman" w:hAnsi="Times New Roman" w:cs="Times New Roman"/>
            <w:sz w:val="24"/>
            <w:szCs w:val="24"/>
            <w:lang w:val="en-US"/>
          </w:rPr>
          <w:t xml:space="preserve">Each transect included </w:t>
        </w:r>
      </w:ins>
      <w:ins w:id="242" w:author="Gordon Holtgrieve" w:date="2018-08-23T12:24:00Z">
        <w:r w:rsidR="003F0277">
          <w:rPr>
            <w:rFonts w:ascii="Times New Roman" w:hAnsi="Times New Roman" w:cs="Times New Roman"/>
            <w:sz w:val="24"/>
            <w:szCs w:val="24"/>
            <w:lang w:val="en-US"/>
          </w:rPr>
          <w:t>individual</w:t>
        </w:r>
      </w:ins>
      <w:ins w:id="243" w:author="Gordon Holtgrieve" w:date="2018-08-23T12:20:00Z">
        <w:r w:rsidR="003C7575">
          <w:rPr>
            <w:rFonts w:ascii="Times New Roman" w:hAnsi="Times New Roman" w:cs="Times New Roman"/>
            <w:sz w:val="24"/>
            <w:szCs w:val="24"/>
            <w:lang w:val="en-US"/>
          </w:rPr>
          <w:t xml:space="preserve"> sampling sites</w:t>
        </w:r>
      </w:ins>
      <w:r w:rsidR="002A3F5D" w:rsidRPr="00D53020">
        <w:rPr>
          <w:rFonts w:ascii="Times New Roman" w:hAnsi="Times New Roman" w:cs="Times New Roman"/>
          <w:sz w:val="24"/>
          <w:szCs w:val="24"/>
          <w:lang w:val="en-US"/>
        </w:rPr>
        <w:t xml:space="preserve"> at 1m, 3m, 6m, 10m, and 20m from the </w:t>
      </w:r>
      <w:commentRangeStart w:id="244"/>
      <w:del w:id="245" w:author="Gordon Holtgrieve" w:date="2018-08-23T12:21:00Z">
        <w:r w:rsidR="002A3F5D" w:rsidRPr="00D53020" w:rsidDel="003C7575">
          <w:rPr>
            <w:rFonts w:ascii="Times New Roman" w:hAnsi="Times New Roman" w:cs="Times New Roman"/>
            <w:sz w:val="24"/>
            <w:szCs w:val="24"/>
            <w:lang w:val="en-US"/>
          </w:rPr>
          <w:delText xml:space="preserve">proper </w:delText>
        </w:r>
      </w:del>
      <w:ins w:id="246" w:author="Gordon Holtgrieve" w:date="2018-08-23T12:21:00Z">
        <w:r w:rsidR="003C7575">
          <w:rPr>
            <w:rFonts w:ascii="Times New Roman" w:hAnsi="Times New Roman" w:cs="Times New Roman"/>
            <w:sz w:val="24"/>
            <w:szCs w:val="24"/>
            <w:lang w:val="en-US"/>
          </w:rPr>
          <w:t xml:space="preserve">bank-full </w:t>
        </w:r>
      </w:ins>
      <w:del w:id="247" w:author="Gordon Holtgrieve" w:date="2018-08-23T12:21:00Z">
        <w:r w:rsidR="002A3F5D" w:rsidRPr="00D53020" w:rsidDel="003C7575">
          <w:rPr>
            <w:rFonts w:ascii="Times New Roman" w:hAnsi="Times New Roman" w:cs="Times New Roman"/>
            <w:sz w:val="24"/>
            <w:szCs w:val="24"/>
            <w:lang w:val="en-US"/>
          </w:rPr>
          <w:delText>bank.</w:delText>
        </w:r>
      </w:del>
      <w:ins w:id="248" w:author="Gordon Holtgrieve" w:date="2018-08-23T12:21:00Z">
        <w:r w:rsidR="003C7575">
          <w:rPr>
            <w:rFonts w:ascii="Times New Roman" w:hAnsi="Times New Roman" w:cs="Times New Roman"/>
            <w:sz w:val="24"/>
            <w:szCs w:val="24"/>
            <w:lang w:val="en-US"/>
          </w:rPr>
          <w:t>point</w:t>
        </w:r>
        <w:commentRangeEnd w:id="244"/>
        <w:r w:rsidR="008E752C">
          <w:rPr>
            <w:rStyle w:val="CommentReference"/>
          </w:rPr>
          <w:commentReference w:id="244"/>
        </w:r>
        <w:r w:rsidR="003C7575">
          <w:rPr>
            <w:rFonts w:ascii="Times New Roman" w:hAnsi="Times New Roman" w:cs="Times New Roman"/>
            <w:sz w:val="24"/>
            <w:szCs w:val="24"/>
            <w:lang w:val="en-US"/>
          </w:rPr>
          <w:t>.</w:t>
        </w:r>
      </w:ins>
      <w:r w:rsidR="002A3F5D" w:rsidRPr="00D53020">
        <w:rPr>
          <w:rFonts w:ascii="Times New Roman" w:hAnsi="Times New Roman" w:cs="Times New Roman"/>
          <w:sz w:val="24"/>
          <w:szCs w:val="24"/>
          <w:lang w:val="en-US"/>
        </w:rPr>
        <w:t xml:space="preserve"> </w:t>
      </w:r>
      <w:r w:rsidR="00D365D8" w:rsidRPr="00D53020">
        <w:rPr>
          <w:rFonts w:ascii="Times New Roman" w:hAnsi="Times New Roman" w:cs="Times New Roman"/>
          <w:sz w:val="24"/>
          <w:szCs w:val="24"/>
          <w:lang w:val="en-US"/>
        </w:rPr>
        <w:t xml:space="preserve">Sampling was </w:t>
      </w:r>
      <w:del w:id="249" w:author="Gordon Holtgrieve" w:date="2018-08-23T12:22:00Z">
        <w:r w:rsidR="00D365D8" w:rsidRPr="00D53020" w:rsidDel="008E752C">
          <w:rPr>
            <w:rFonts w:ascii="Times New Roman" w:hAnsi="Times New Roman" w:cs="Times New Roman"/>
            <w:sz w:val="24"/>
            <w:szCs w:val="24"/>
            <w:lang w:val="en-US"/>
          </w:rPr>
          <w:delText xml:space="preserve">conducted </w:delText>
        </w:r>
      </w:del>
      <w:ins w:id="250" w:author="Gordon Holtgrieve" w:date="2018-08-23T12:22:00Z">
        <w:r w:rsidR="008E752C">
          <w:rPr>
            <w:rFonts w:ascii="Times New Roman" w:hAnsi="Times New Roman" w:cs="Times New Roman"/>
            <w:sz w:val="24"/>
            <w:szCs w:val="24"/>
            <w:lang w:val="en-US"/>
          </w:rPr>
          <w:t>targeted to occur</w:t>
        </w:r>
        <w:r w:rsidR="008E752C" w:rsidRPr="00D53020">
          <w:rPr>
            <w:rFonts w:ascii="Times New Roman" w:hAnsi="Times New Roman" w:cs="Times New Roman"/>
            <w:sz w:val="24"/>
            <w:szCs w:val="24"/>
            <w:lang w:val="en-US"/>
          </w:rPr>
          <w:t xml:space="preserve"> </w:t>
        </w:r>
      </w:ins>
      <w:r w:rsidR="00D365D8" w:rsidRPr="00D53020">
        <w:rPr>
          <w:rFonts w:ascii="Times New Roman" w:hAnsi="Times New Roman" w:cs="Times New Roman"/>
          <w:sz w:val="24"/>
          <w:szCs w:val="24"/>
          <w:lang w:val="en-US"/>
        </w:rPr>
        <w:t xml:space="preserve">during </w:t>
      </w:r>
      <w:ins w:id="251" w:author="Gordon Holtgrieve" w:date="2018-08-23T12:22:00Z">
        <w:r w:rsidR="008E752C">
          <w:rPr>
            <w:rFonts w:ascii="Times New Roman" w:hAnsi="Times New Roman" w:cs="Times New Roman"/>
            <w:sz w:val="24"/>
            <w:szCs w:val="24"/>
            <w:lang w:val="en-US"/>
          </w:rPr>
          <w:t xml:space="preserve">the </w:t>
        </w:r>
      </w:ins>
      <w:r w:rsidR="00D365D8" w:rsidRPr="00D53020">
        <w:rPr>
          <w:rFonts w:ascii="Times New Roman" w:hAnsi="Times New Roman" w:cs="Times New Roman"/>
          <w:sz w:val="24"/>
          <w:szCs w:val="24"/>
          <w:lang w:val="en-US"/>
        </w:rPr>
        <w:t>peak growing season</w:t>
      </w:r>
      <w:ins w:id="252" w:author="Gordon Holtgrieve" w:date="2018-08-23T12:22:00Z">
        <w:r w:rsidR="008E752C">
          <w:rPr>
            <w:rFonts w:ascii="Times New Roman" w:hAnsi="Times New Roman" w:cs="Times New Roman"/>
            <w:sz w:val="24"/>
            <w:szCs w:val="24"/>
            <w:lang w:val="en-US"/>
          </w:rPr>
          <w:t xml:space="preserve"> (maximum</w:t>
        </w:r>
      </w:ins>
      <w:r w:rsidR="00D365D8" w:rsidRPr="00D53020">
        <w:rPr>
          <w:rFonts w:ascii="Times New Roman" w:hAnsi="Times New Roman" w:cs="Times New Roman"/>
          <w:sz w:val="24"/>
          <w:szCs w:val="24"/>
          <w:lang w:val="en-US"/>
        </w:rPr>
        <w:t xml:space="preserve"> </w:t>
      </w:r>
      <w:ins w:id="253" w:author="Gordon Holtgrieve" w:date="2018-08-23T12:22:00Z">
        <w:r w:rsidR="008E752C" w:rsidRPr="00D53020">
          <w:rPr>
            <w:rFonts w:ascii="Times New Roman" w:hAnsi="Times New Roman" w:cs="Times New Roman"/>
            <w:sz w:val="24"/>
            <w:szCs w:val="24"/>
            <w:lang w:val="en-US"/>
          </w:rPr>
          <w:t>normalized difference vegetation index (NDVI)</w:t>
        </w:r>
        <w:r w:rsidR="008E752C">
          <w:rPr>
            <w:rFonts w:ascii="Times New Roman" w:hAnsi="Times New Roman" w:cs="Times New Roman"/>
            <w:sz w:val="24"/>
            <w:szCs w:val="24"/>
            <w:lang w:val="en-US"/>
          </w:rPr>
          <w:t xml:space="preserve">; </w:t>
        </w:r>
        <w:proofErr w:type="spellStart"/>
        <w:r w:rsidR="008E752C" w:rsidRPr="00D53020">
          <w:rPr>
            <w:rFonts w:ascii="Times New Roman" w:hAnsi="Times New Roman" w:cs="Times New Roman"/>
            <w:sz w:val="24"/>
            <w:szCs w:val="24"/>
            <w:lang w:val="en-US"/>
          </w:rPr>
          <w:t>Kasischke</w:t>
        </w:r>
        <w:proofErr w:type="spellEnd"/>
        <w:r w:rsidR="008E752C" w:rsidRPr="00D53020">
          <w:rPr>
            <w:rFonts w:ascii="Times New Roman" w:hAnsi="Times New Roman" w:cs="Times New Roman"/>
            <w:sz w:val="24"/>
            <w:szCs w:val="24"/>
            <w:lang w:val="en-US"/>
          </w:rPr>
          <w:t xml:space="preserve"> and French 1995</w:t>
        </w:r>
      </w:ins>
      <w:ins w:id="254" w:author="Gordon Holtgrieve" w:date="2018-08-23T12:23:00Z">
        <w:r w:rsidR="008E752C">
          <w:rPr>
            <w:rFonts w:ascii="Times New Roman" w:hAnsi="Times New Roman" w:cs="Times New Roman"/>
            <w:sz w:val="24"/>
            <w:szCs w:val="24"/>
            <w:lang w:val="en-US"/>
          </w:rPr>
          <w:t xml:space="preserve">) </w:t>
        </w:r>
      </w:ins>
      <w:r w:rsidR="00D365D8" w:rsidRPr="00D53020">
        <w:rPr>
          <w:rFonts w:ascii="Times New Roman" w:hAnsi="Times New Roman" w:cs="Times New Roman"/>
          <w:sz w:val="24"/>
          <w:szCs w:val="24"/>
          <w:lang w:val="en-US"/>
        </w:rPr>
        <w:t>when plants are removing the most nitrogen fr</w:t>
      </w:r>
      <w:r w:rsidR="00107223">
        <w:rPr>
          <w:rFonts w:ascii="Times New Roman" w:hAnsi="Times New Roman" w:cs="Times New Roman"/>
          <w:sz w:val="24"/>
          <w:szCs w:val="24"/>
          <w:lang w:val="en-US"/>
        </w:rPr>
        <w:t xml:space="preserve">om soils thus incorporating </w:t>
      </w:r>
      <w:r w:rsidR="00D365D8" w:rsidRPr="00D53020">
        <w:rPr>
          <w:rFonts w:ascii="Times New Roman" w:hAnsi="Times New Roman" w:cs="Times New Roman"/>
          <w:sz w:val="24"/>
          <w:szCs w:val="24"/>
          <w:lang w:val="en-US"/>
        </w:rPr>
        <w:t>available nitrogen</w:t>
      </w:r>
      <w:ins w:id="255" w:author="Gordon Holtgrieve" w:date="2018-08-23T12:23:00Z">
        <w:r w:rsidR="008E752C">
          <w:rPr>
            <w:rFonts w:ascii="Times New Roman" w:hAnsi="Times New Roman" w:cs="Times New Roman"/>
            <w:sz w:val="24"/>
            <w:szCs w:val="24"/>
            <w:lang w:val="en-US"/>
          </w:rPr>
          <w:t xml:space="preserve"> and prior to the salmon run so as to consider long-term effects over short term</w:t>
        </w:r>
      </w:ins>
      <w:r w:rsidR="00D365D8" w:rsidRPr="00D53020">
        <w:rPr>
          <w:rFonts w:ascii="Times New Roman" w:hAnsi="Times New Roman" w:cs="Times New Roman"/>
          <w:sz w:val="24"/>
          <w:szCs w:val="24"/>
          <w:lang w:val="en-US"/>
        </w:rPr>
        <w:t xml:space="preserve">. </w:t>
      </w:r>
      <w:del w:id="256" w:author="Gordon Holtgrieve" w:date="2018-08-23T12:23:00Z">
        <w:r w:rsidR="00D365D8" w:rsidRPr="00D53020" w:rsidDel="008E752C">
          <w:rPr>
            <w:rFonts w:ascii="Times New Roman" w:hAnsi="Times New Roman" w:cs="Times New Roman"/>
            <w:sz w:val="24"/>
            <w:szCs w:val="24"/>
            <w:lang w:val="en-US"/>
          </w:rPr>
          <w:delText>Studies examining the normalized difference vegetation index (NDVI) for boreal forests in Alaska indicate peak growing season of vegetation occurs during early July (</w:delText>
        </w:r>
      </w:del>
      <w:del w:id="257" w:author="Gordon Holtgrieve" w:date="2018-08-23T12:22:00Z">
        <w:r w:rsidR="00D365D8" w:rsidRPr="00D53020" w:rsidDel="008E752C">
          <w:rPr>
            <w:rFonts w:ascii="Times New Roman" w:hAnsi="Times New Roman" w:cs="Times New Roman"/>
            <w:sz w:val="24"/>
            <w:szCs w:val="24"/>
            <w:lang w:val="en-US"/>
          </w:rPr>
          <w:delText>Kasischke and French 1995</w:delText>
        </w:r>
      </w:del>
      <w:del w:id="258" w:author="Gordon Holtgrieve" w:date="2018-08-23T12:23:00Z">
        <w:r w:rsidR="00D365D8" w:rsidRPr="00D53020" w:rsidDel="008E752C">
          <w:rPr>
            <w:rFonts w:ascii="Times New Roman" w:hAnsi="Times New Roman" w:cs="Times New Roman"/>
            <w:sz w:val="24"/>
            <w:szCs w:val="24"/>
            <w:lang w:val="en-US"/>
          </w:rPr>
          <w:delText xml:space="preserve">). </w:delText>
        </w:r>
      </w:del>
      <w:moveFromRangeStart w:id="259" w:author="Gordon Holtgrieve" w:date="2018-08-23T12:24:00Z" w:name="move522790381"/>
      <w:moveFrom w:id="260" w:author="Gordon Holtgrieve" w:date="2018-08-23T12:24:00Z">
        <w:r w:rsidR="00697F1B" w:rsidRPr="00D53020" w:rsidDel="003F0277">
          <w:rPr>
            <w:rFonts w:ascii="Times New Roman" w:hAnsi="Times New Roman" w:cs="Times New Roman"/>
            <w:sz w:val="24"/>
            <w:szCs w:val="24"/>
            <w:lang w:val="en-US"/>
          </w:rPr>
          <w:t xml:space="preserve">Sites were selected to be representative of typical riparian vegetation and high spawning intensity. </w:t>
        </w:r>
      </w:moveFrom>
      <w:moveFromRangeEnd w:id="259"/>
      <w:r w:rsidR="002A3F5D" w:rsidRPr="00D53020">
        <w:rPr>
          <w:rFonts w:ascii="Times New Roman" w:hAnsi="Times New Roman" w:cs="Times New Roman"/>
          <w:sz w:val="24"/>
          <w:szCs w:val="24"/>
          <w:lang w:val="en-US"/>
        </w:rPr>
        <w:t>A</w:t>
      </w:r>
      <w:del w:id="261" w:author="Gordon Holtgrieve" w:date="2018-08-23T12:25:00Z">
        <w:r w:rsidR="002A3F5D" w:rsidRPr="00D53020" w:rsidDel="00963EA7">
          <w:rPr>
            <w:rFonts w:ascii="Times New Roman" w:hAnsi="Times New Roman" w:cs="Times New Roman"/>
            <w:sz w:val="24"/>
            <w:szCs w:val="24"/>
            <w:lang w:val="en-US"/>
          </w:rPr>
          <w:delText>n</w:delText>
        </w:r>
      </w:del>
      <w:r w:rsidR="002A3F5D" w:rsidRPr="00D53020">
        <w:rPr>
          <w:rFonts w:ascii="Times New Roman" w:hAnsi="Times New Roman" w:cs="Times New Roman"/>
          <w:sz w:val="24"/>
          <w:szCs w:val="24"/>
          <w:lang w:val="en-US"/>
        </w:rPr>
        <w:t xml:space="preserve"> </w:t>
      </w:r>
      <w:del w:id="262" w:author="Gordon Holtgrieve" w:date="2018-08-23T12:25:00Z">
        <w:r w:rsidR="002A3F5D" w:rsidRPr="00D53020" w:rsidDel="00963EA7">
          <w:rPr>
            <w:rFonts w:ascii="Times New Roman" w:hAnsi="Times New Roman" w:cs="Times New Roman"/>
            <w:sz w:val="24"/>
            <w:szCs w:val="24"/>
            <w:lang w:val="en-US"/>
          </w:rPr>
          <w:delText>ap</w:delText>
        </w:r>
        <w:r w:rsidR="000E4104" w:rsidRPr="00D53020" w:rsidDel="00963EA7">
          <w:rPr>
            <w:rFonts w:ascii="Times New Roman" w:hAnsi="Times New Roman" w:cs="Times New Roman"/>
            <w:sz w:val="24"/>
            <w:szCs w:val="24"/>
            <w:lang w:val="en-US"/>
          </w:rPr>
          <w:delText xml:space="preserve">proximate </w:delText>
        </w:r>
      </w:del>
      <w:r w:rsidR="000E4104" w:rsidRPr="00D53020">
        <w:rPr>
          <w:rFonts w:ascii="Times New Roman" w:hAnsi="Times New Roman" w:cs="Times New Roman"/>
          <w:sz w:val="24"/>
          <w:szCs w:val="24"/>
          <w:lang w:val="en-US"/>
        </w:rPr>
        <w:t>5cm x 5cm x 10cm soil</w:t>
      </w:r>
      <w:r w:rsidR="002A3F5D" w:rsidRPr="00D53020">
        <w:rPr>
          <w:rFonts w:ascii="Times New Roman" w:hAnsi="Times New Roman" w:cs="Times New Roman"/>
          <w:sz w:val="24"/>
          <w:szCs w:val="24"/>
          <w:lang w:val="en-US"/>
        </w:rPr>
        <w:t xml:space="preserve"> column was taken for each sample</w:t>
      </w:r>
      <w:ins w:id="263" w:author="Gordon Holtgrieve" w:date="2018-08-23T12:25:00Z">
        <w:r w:rsidR="00963EA7">
          <w:rPr>
            <w:rFonts w:ascii="Times New Roman" w:hAnsi="Times New Roman" w:cs="Times New Roman"/>
            <w:sz w:val="24"/>
            <w:szCs w:val="24"/>
            <w:lang w:val="en-US"/>
          </w:rPr>
          <w:t xml:space="preserve"> site</w:t>
        </w:r>
      </w:ins>
      <w:r w:rsidR="002A3F5D" w:rsidRPr="00D53020">
        <w:rPr>
          <w:rFonts w:ascii="Times New Roman" w:hAnsi="Times New Roman" w:cs="Times New Roman"/>
          <w:sz w:val="24"/>
          <w:szCs w:val="24"/>
          <w:lang w:val="en-US"/>
        </w:rPr>
        <w:t xml:space="preserve"> and </w:t>
      </w:r>
      <w:del w:id="264" w:author="Gordon Holtgrieve" w:date="2018-08-23T12:25:00Z">
        <w:r w:rsidR="00697F1B" w:rsidRPr="00D53020" w:rsidDel="00963EA7">
          <w:rPr>
            <w:rFonts w:ascii="Times New Roman" w:hAnsi="Times New Roman" w:cs="Times New Roman"/>
            <w:sz w:val="24"/>
            <w:szCs w:val="24"/>
            <w:lang w:val="en-US"/>
          </w:rPr>
          <w:delText xml:space="preserve">plant matter </w:delText>
        </w:r>
      </w:del>
      <w:ins w:id="265" w:author="Gordon Holtgrieve" w:date="2018-08-23T12:25:00Z">
        <w:r w:rsidR="00963EA7">
          <w:rPr>
            <w:rFonts w:ascii="Times New Roman" w:hAnsi="Times New Roman" w:cs="Times New Roman"/>
            <w:sz w:val="24"/>
            <w:szCs w:val="24"/>
            <w:lang w:val="en-US"/>
          </w:rPr>
          <w:t xml:space="preserve">the litter layer </w:t>
        </w:r>
      </w:ins>
      <w:r w:rsidR="00697F1B" w:rsidRPr="00D53020">
        <w:rPr>
          <w:rFonts w:ascii="Times New Roman" w:hAnsi="Times New Roman" w:cs="Times New Roman"/>
          <w:sz w:val="24"/>
          <w:szCs w:val="24"/>
          <w:lang w:val="en-US"/>
        </w:rPr>
        <w:t xml:space="preserve">was removed </w:t>
      </w:r>
      <w:del w:id="266" w:author="Gordon Holtgrieve" w:date="2018-08-23T12:25:00Z">
        <w:r w:rsidR="00697F1B" w:rsidRPr="00D53020" w:rsidDel="00963EA7">
          <w:rPr>
            <w:rFonts w:ascii="Times New Roman" w:hAnsi="Times New Roman" w:cs="Times New Roman"/>
            <w:sz w:val="24"/>
            <w:szCs w:val="24"/>
            <w:lang w:val="en-US"/>
          </w:rPr>
          <w:delText>from the samples</w:delText>
        </w:r>
        <w:r w:rsidR="002A3F5D" w:rsidRPr="00D53020" w:rsidDel="00963EA7">
          <w:rPr>
            <w:rFonts w:ascii="Times New Roman" w:hAnsi="Times New Roman" w:cs="Times New Roman"/>
            <w:sz w:val="24"/>
            <w:szCs w:val="24"/>
            <w:lang w:val="en-US"/>
          </w:rPr>
          <w:delText xml:space="preserve">. Samples were stored </w:delText>
        </w:r>
      </w:del>
      <w:ins w:id="267" w:author="Gordon Holtgrieve" w:date="2018-08-23T12:25:00Z">
        <w:r w:rsidR="00963EA7">
          <w:rPr>
            <w:rFonts w:ascii="Times New Roman" w:hAnsi="Times New Roman" w:cs="Times New Roman"/>
            <w:sz w:val="24"/>
            <w:szCs w:val="24"/>
            <w:lang w:val="en-US"/>
          </w:rPr>
          <w:t xml:space="preserve">before storing </w:t>
        </w:r>
      </w:ins>
      <w:r w:rsidR="002A3F5D" w:rsidRPr="00D53020">
        <w:rPr>
          <w:rFonts w:ascii="Times New Roman" w:hAnsi="Times New Roman" w:cs="Times New Roman"/>
          <w:sz w:val="24"/>
          <w:szCs w:val="24"/>
          <w:lang w:val="en-US"/>
        </w:rPr>
        <w:t xml:space="preserve">at 4 degrees C in </w:t>
      </w:r>
      <w:r w:rsidR="00FD75A5" w:rsidRPr="00D53020">
        <w:rPr>
          <w:rFonts w:ascii="Times New Roman" w:hAnsi="Times New Roman" w:cs="Times New Roman"/>
          <w:sz w:val="24"/>
          <w:szCs w:val="24"/>
          <w:lang w:val="en-US"/>
        </w:rPr>
        <w:t>airtight</w:t>
      </w:r>
      <w:r w:rsidR="002A3F5D" w:rsidRPr="00D53020">
        <w:rPr>
          <w:rFonts w:ascii="Times New Roman" w:hAnsi="Times New Roman" w:cs="Times New Roman"/>
          <w:sz w:val="24"/>
          <w:szCs w:val="24"/>
          <w:lang w:val="en-US"/>
        </w:rPr>
        <w:t xml:space="preserve"> </w:t>
      </w:r>
      <w:r w:rsidR="00FD75A5" w:rsidRPr="00D53020">
        <w:rPr>
          <w:rFonts w:ascii="Times New Roman" w:hAnsi="Times New Roman" w:cs="Times New Roman"/>
          <w:sz w:val="24"/>
          <w:szCs w:val="24"/>
          <w:lang w:val="en-US"/>
        </w:rPr>
        <w:t>plastic bags</w:t>
      </w:r>
      <w:r w:rsidR="002A3F5D" w:rsidRPr="00D53020">
        <w:rPr>
          <w:rFonts w:ascii="Times New Roman" w:hAnsi="Times New Roman" w:cs="Times New Roman"/>
          <w:sz w:val="24"/>
          <w:szCs w:val="24"/>
          <w:lang w:val="en-US"/>
        </w:rPr>
        <w:t xml:space="preserve"> for </w:t>
      </w:r>
      <w:r w:rsidR="00697F1B" w:rsidRPr="00D53020">
        <w:rPr>
          <w:rFonts w:ascii="Times New Roman" w:hAnsi="Times New Roman" w:cs="Times New Roman"/>
          <w:sz w:val="24"/>
          <w:szCs w:val="24"/>
          <w:lang w:val="en-US"/>
        </w:rPr>
        <w:t>48 hours</w:t>
      </w:r>
      <w:r w:rsidR="002A3F5D" w:rsidRPr="00D53020">
        <w:rPr>
          <w:rFonts w:ascii="Times New Roman" w:hAnsi="Times New Roman" w:cs="Times New Roman"/>
          <w:sz w:val="24"/>
          <w:szCs w:val="24"/>
          <w:lang w:val="en-US"/>
        </w:rPr>
        <w:t xml:space="preserve"> prior to processing. </w:t>
      </w:r>
      <w:moveFromRangeStart w:id="268" w:author="Gordon Holtgrieve" w:date="2018-08-23T12:26:00Z" w:name="move522790532"/>
      <w:moveFrom w:id="269" w:author="Gordon Holtgrieve" w:date="2018-08-23T12:26:00Z">
        <w:r w:rsidR="00724C99" w:rsidRPr="00D53020" w:rsidDel="00FD7FE1">
          <w:rPr>
            <w:rFonts w:ascii="Times New Roman" w:hAnsi="Times New Roman" w:cs="Times New Roman"/>
            <w:sz w:val="24"/>
            <w:szCs w:val="24"/>
            <w:lang w:val="en-US"/>
          </w:rPr>
          <w:t xml:space="preserve">To determine soil water content 50 – 100 g of soil (wet weight) were </w:t>
        </w:r>
        <w:r w:rsidR="00107223" w:rsidDel="00FD7FE1">
          <w:rPr>
            <w:rFonts w:ascii="Times New Roman" w:hAnsi="Times New Roman" w:cs="Times New Roman"/>
            <w:sz w:val="24"/>
            <w:szCs w:val="24"/>
            <w:lang w:val="en-US"/>
          </w:rPr>
          <w:t>placed in a drying oven</w:t>
        </w:r>
        <w:r w:rsidR="00724C99" w:rsidRPr="00D53020" w:rsidDel="00FD7FE1">
          <w:rPr>
            <w:rFonts w:ascii="Times New Roman" w:hAnsi="Times New Roman" w:cs="Times New Roman"/>
            <w:sz w:val="24"/>
            <w:szCs w:val="24"/>
            <w:lang w:val="en-US"/>
          </w:rPr>
          <w:t xml:space="preserve"> at 105</w:t>
        </w:r>
        <w:r w:rsidR="00724C99" w:rsidRPr="00D53020" w:rsidDel="00FD7FE1">
          <w:rPr>
            <w:rFonts w:ascii="Times New Roman" w:hAnsi="Times New Roman" w:cs="Times New Roman"/>
            <w:sz w:val="24"/>
            <w:szCs w:val="24"/>
            <w:lang w:val="en-US"/>
          </w:rPr>
          <w:sym w:font="Symbol" w:char="F0B0"/>
        </w:r>
        <w:r w:rsidR="00724C99" w:rsidRPr="00D53020" w:rsidDel="00FD7FE1">
          <w:rPr>
            <w:rFonts w:ascii="Times New Roman" w:hAnsi="Times New Roman" w:cs="Times New Roman"/>
            <w:sz w:val="24"/>
            <w:szCs w:val="24"/>
            <w:lang w:val="en-US"/>
          </w:rPr>
          <w:t xml:space="preserve">C until dry soil reached a constant mass, and gravimetric water content was calculated. </w:t>
        </w:r>
      </w:moveFrom>
      <w:moveFromRangeEnd w:id="268"/>
    </w:p>
    <w:p w14:paraId="38924E35" w14:textId="71447FA8" w:rsidR="00697F1B" w:rsidRPr="00D53020" w:rsidRDefault="008D1AC4" w:rsidP="00697F1B">
      <w:pPr>
        <w:spacing w:line="480" w:lineRule="auto"/>
        <w:contextualSpacing/>
        <w:rPr>
          <w:rFonts w:ascii="Times New Roman" w:hAnsi="Times New Roman" w:cs="Times New Roman"/>
          <w:i/>
          <w:sz w:val="24"/>
          <w:szCs w:val="24"/>
          <w:lang w:val="en-US"/>
        </w:rPr>
      </w:pPr>
      <w:r w:rsidRPr="00D53020">
        <w:rPr>
          <w:rFonts w:ascii="Times New Roman" w:hAnsi="Times New Roman" w:cs="Times New Roman"/>
          <w:i/>
          <w:sz w:val="24"/>
          <w:szCs w:val="24"/>
          <w:lang w:val="en-US"/>
        </w:rPr>
        <w:t xml:space="preserve">Soil </w:t>
      </w:r>
      <w:ins w:id="270" w:author="Gordon Holtgrieve" w:date="2018-08-23T12:26:00Z">
        <w:r w:rsidR="00FD7FE1">
          <w:rPr>
            <w:rFonts w:ascii="Times New Roman" w:hAnsi="Times New Roman" w:cs="Times New Roman"/>
            <w:i/>
            <w:sz w:val="24"/>
            <w:szCs w:val="24"/>
            <w:lang w:val="en-US"/>
          </w:rPr>
          <w:t xml:space="preserve">water content, </w:t>
        </w:r>
      </w:ins>
      <w:r w:rsidRPr="00D53020">
        <w:rPr>
          <w:rFonts w:ascii="Times New Roman" w:hAnsi="Times New Roman" w:cs="Times New Roman"/>
          <w:i/>
          <w:sz w:val="24"/>
          <w:szCs w:val="24"/>
          <w:lang w:val="en-US"/>
        </w:rPr>
        <w:t>nutrient concentrations (NH</w:t>
      </w:r>
      <w:r w:rsidRPr="00D53020">
        <w:rPr>
          <w:rFonts w:ascii="Times New Roman" w:hAnsi="Times New Roman" w:cs="Times New Roman"/>
          <w:i/>
          <w:sz w:val="24"/>
          <w:szCs w:val="24"/>
          <w:vertAlign w:val="subscript"/>
          <w:lang w:val="en-US"/>
        </w:rPr>
        <w:t>4</w:t>
      </w:r>
      <w:r w:rsidRPr="00D53020">
        <w:rPr>
          <w:rFonts w:ascii="Times New Roman" w:hAnsi="Times New Roman" w:cs="Times New Roman"/>
          <w:i/>
          <w:sz w:val="24"/>
          <w:szCs w:val="24"/>
          <w:vertAlign w:val="superscript"/>
          <w:lang w:val="en-US"/>
        </w:rPr>
        <w:t xml:space="preserve">+ </w:t>
      </w:r>
      <w:r w:rsidRPr="00D53020">
        <w:rPr>
          <w:rFonts w:ascii="Times New Roman" w:hAnsi="Times New Roman" w:cs="Times New Roman"/>
          <w:i/>
          <w:sz w:val="24"/>
          <w:szCs w:val="24"/>
          <w:lang w:val="en-US"/>
        </w:rPr>
        <w:t>and NO</w:t>
      </w:r>
      <w:r w:rsidRPr="00D53020">
        <w:rPr>
          <w:rFonts w:ascii="Times New Roman" w:hAnsi="Times New Roman" w:cs="Times New Roman"/>
          <w:i/>
          <w:sz w:val="24"/>
          <w:szCs w:val="24"/>
          <w:vertAlign w:val="subscript"/>
          <w:lang w:val="en-US"/>
        </w:rPr>
        <w:t>3</w:t>
      </w:r>
      <w:r w:rsidRPr="00D53020">
        <w:rPr>
          <w:rFonts w:ascii="Times New Roman" w:hAnsi="Times New Roman" w:cs="Times New Roman"/>
          <w:i/>
          <w:sz w:val="24"/>
          <w:szCs w:val="24"/>
          <w:vertAlign w:val="superscript"/>
          <w:lang w:val="en-US"/>
        </w:rPr>
        <w:t>-</w:t>
      </w:r>
      <w:ins w:id="271" w:author="Gordon Holtgrieve" w:date="2018-08-23T12:26:00Z">
        <w:r w:rsidR="00FD7FE1">
          <w:rPr>
            <w:rFonts w:ascii="Times New Roman" w:hAnsi="Times New Roman" w:cs="Times New Roman"/>
            <w:i/>
            <w:sz w:val="24"/>
            <w:szCs w:val="24"/>
            <w:lang w:val="en-US"/>
          </w:rPr>
          <w:t>,</w:t>
        </w:r>
      </w:ins>
      <w:del w:id="272" w:author="Gordon Holtgrieve" w:date="2018-08-23T12:26:00Z">
        <w:r w:rsidRPr="00D53020" w:rsidDel="00FD7FE1">
          <w:rPr>
            <w:rFonts w:ascii="Times New Roman" w:hAnsi="Times New Roman" w:cs="Times New Roman"/>
            <w:i/>
            <w:sz w:val="24"/>
            <w:szCs w:val="24"/>
            <w:lang w:val="en-US"/>
          </w:rPr>
          <w:delText>)</w:delText>
        </w:r>
      </w:del>
      <w:r w:rsidRPr="00D53020">
        <w:rPr>
          <w:rFonts w:ascii="Times New Roman" w:hAnsi="Times New Roman" w:cs="Times New Roman"/>
          <w:i/>
          <w:sz w:val="24"/>
          <w:szCs w:val="24"/>
          <w:lang w:val="en-US"/>
        </w:rPr>
        <w:t xml:space="preserve"> and N transformations</w:t>
      </w:r>
    </w:p>
    <w:p w14:paraId="7471271E" w14:textId="4451C775" w:rsidR="009B56FD" w:rsidRPr="00D53020" w:rsidRDefault="009B56FD" w:rsidP="00697F1B">
      <w:pPr>
        <w:spacing w:line="480" w:lineRule="auto"/>
        <w:contextualSpacing/>
        <w:rPr>
          <w:rFonts w:ascii="Times New Roman" w:hAnsi="Times New Roman" w:cs="Times New Roman"/>
          <w:sz w:val="24"/>
          <w:szCs w:val="24"/>
          <w:lang w:val="en-US"/>
        </w:rPr>
      </w:pPr>
      <w:r w:rsidRPr="00D53020">
        <w:rPr>
          <w:rFonts w:ascii="Times New Roman" w:hAnsi="Times New Roman" w:cs="Times New Roman"/>
          <w:i/>
          <w:sz w:val="24"/>
          <w:szCs w:val="24"/>
          <w:lang w:val="en-US"/>
        </w:rPr>
        <w:tab/>
      </w:r>
      <w:moveToRangeStart w:id="273" w:author="Gordon Holtgrieve" w:date="2018-08-23T12:26:00Z" w:name="move522790532"/>
      <w:moveTo w:id="274" w:author="Gordon Holtgrieve" w:date="2018-08-23T12:26:00Z">
        <w:r w:rsidR="00FD7FE1" w:rsidRPr="00D53020">
          <w:rPr>
            <w:rFonts w:ascii="Times New Roman" w:hAnsi="Times New Roman" w:cs="Times New Roman"/>
            <w:sz w:val="24"/>
            <w:szCs w:val="24"/>
            <w:lang w:val="en-US"/>
          </w:rPr>
          <w:t>To determine soil water content</w:t>
        </w:r>
      </w:moveTo>
      <w:ins w:id="275" w:author="Gordon Holtgrieve" w:date="2018-08-23T12:26:00Z">
        <w:r w:rsidR="00FD7FE1">
          <w:rPr>
            <w:rFonts w:ascii="Times New Roman" w:hAnsi="Times New Roman" w:cs="Times New Roman"/>
            <w:sz w:val="24"/>
            <w:szCs w:val="24"/>
            <w:lang w:val="en-US"/>
          </w:rPr>
          <w:t>,</w:t>
        </w:r>
      </w:ins>
      <w:moveTo w:id="276" w:author="Gordon Holtgrieve" w:date="2018-08-23T12:26:00Z">
        <w:r w:rsidR="00FD7FE1" w:rsidRPr="00D53020">
          <w:rPr>
            <w:rFonts w:ascii="Times New Roman" w:hAnsi="Times New Roman" w:cs="Times New Roman"/>
            <w:sz w:val="24"/>
            <w:szCs w:val="24"/>
            <w:lang w:val="en-US"/>
          </w:rPr>
          <w:t xml:space="preserve"> 50 – 100 g of soil (wet weight) were </w:t>
        </w:r>
        <w:r w:rsidR="00FD7FE1">
          <w:rPr>
            <w:rFonts w:ascii="Times New Roman" w:hAnsi="Times New Roman" w:cs="Times New Roman"/>
            <w:sz w:val="24"/>
            <w:szCs w:val="24"/>
            <w:lang w:val="en-US"/>
          </w:rPr>
          <w:t>placed in a drying oven</w:t>
        </w:r>
        <w:r w:rsidR="00FD7FE1" w:rsidRPr="00D53020">
          <w:rPr>
            <w:rFonts w:ascii="Times New Roman" w:hAnsi="Times New Roman" w:cs="Times New Roman"/>
            <w:sz w:val="24"/>
            <w:szCs w:val="24"/>
            <w:lang w:val="en-US"/>
          </w:rPr>
          <w:t xml:space="preserve"> at 105</w:t>
        </w:r>
        <w:r w:rsidR="00FD7FE1" w:rsidRPr="00D53020">
          <w:rPr>
            <w:rFonts w:ascii="Times New Roman" w:hAnsi="Times New Roman" w:cs="Times New Roman"/>
            <w:sz w:val="24"/>
            <w:szCs w:val="24"/>
            <w:lang w:val="en-US"/>
          </w:rPr>
          <w:sym w:font="Symbol" w:char="F0B0"/>
        </w:r>
        <w:r w:rsidR="00FD7FE1" w:rsidRPr="00D53020">
          <w:rPr>
            <w:rFonts w:ascii="Times New Roman" w:hAnsi="Times New Roman" w:cs="Times New Roman"/>
            <w:sz w:val="24"/>
            <w:szCs w:val="24"/>
            <w:lang w:val="en-US"/>
          </w:rPr>
          <w:t>C until dry soil reached a constant mass</w:t>
        </w:r>
      </w:moveTo>
      <w:ins w:id="277" w:author="Gordon Holtgrieve" w:date="2018-08-23T12:27:00Z">
        <w:r w:rsidR="00FD7FE1">
          <w:rPr>
            <w:rFonts w:ascii="Times New Roman" w:hAnsi="Times New Roman" w:cs="Times New Roman"/>
            <w:sz w:val="24"/>
            <w:szCs w:val="24"/>
            <w:lang w:val="en-US"/>
          </w:rPr>
          <w:t xml:space="preserve"> (~ 48 hours)</w:t>
        </w:r>
      </w:ins>
      <w:ins w:id="278" w:author="Gordon Holtgrieve" w:date="2018-08-23T12:26:00Z">
        <w:r w:rsidR="00FD7FE1">
          <w:rPr>
            <w:rFonts w:ascii="Times New Roman" w:hAnsi="Times New Roman" w:cs="Times New Roman"/>
            <w:sz w:val="24"/>
            <w:szCs w:val="24"/>
            <w:lang w:val="en-US"/>
          </w:rPr>
          <w:t xml:space="preserve">.  </w:t>
        </w:r>
      </w:ins>
      <w:moveTo w:id="279" w:author="Gordon Holtgrieve" w:date="2018-08-23T12:26:00Z">
        <w:del w:id="280" w:author="Gordon Holtgrieve" w:date="2018-08-23T12:27:00Z">
          <w:r w:rsidR="00FD7FE1" w:rsidRPr="00D53020" w:rsidDel="00FD7FE1">
            <w:rPr>
              <w:rFonts w:ascii="Times New Roman" w:hAnsi="Times New Roman" w:cs="Times New Roman"/>
              <w:sz w:val="24"/>
              <w:szCs w:val="24"/>
              <w:lang w:val="en-US"/>
            </w:rPr>
            <w:delText>, and g</w:delText>
          </w:r>
        </w:del>
      </w:moveTo>
      <w:ins w:id="281" w:author="Gordon Holtgrieve" w:date="2018-08-23T12:27:00Z">
        <w:r w:rsidR="00FD7FE1">
          <w:rPr>
            <w:rFonts w:ascii="Times New Roman" w:hAnsi="Times New Roman" w:cs="Times New Roman"/>
            <w:sz w:val="24"/>
            <w:szCs w:val="24"/>
            <w:lang w:val="en-US"/>
          </w:rPr>
          <w:t>G</w:t>
        </w:r>
      </w:ins>
      <w:moveTo w:id="282" w:author="Gordon Holtgrieve" w:date="2018-08-23T12:26:00Z">
        <w:r w:rsidR="00FD7FE1" w:rsidRPr="00D53020">
          <w:rPr>
            <w:rFonts w:ascii="Times New Roman" w:hAnsi="Times New Roman" w:cs="Times New Roman"/>
            <w:sz w:val="24"/>
            <w:szCs w:val="24"/>
            <w:lang w:val="en-US"/>
          </w:rPr>
          <w:t>ravimetric water content was calculated</w:t>
        </w:r>
      </w:moveTo>
      <w:ins w:id="283" w:author="Gordon Holtgrieve" w:date="2018-08-23T12:27:00Z">
        <w:r w:rsidR="00FD7FE1">
          <w:rPr>
            <w:rFonts w:ascii="Times New Roman" w:hAnsi="Times New Roman" w:cs="Times New Roman"/>
            <w:sz w:val="24"/>
            <w:szCs w:val="24"/>
            <w:lang w:val="en-US"/>
          </w:rPr>
          <w:t xml:space="preserve"> as the </w:t>
        </w:r>
        <w:r w:rsidR="009A51AD">
          <w:rPr>
            <w:rFonts w:ascii="Times New Roman" w:hAnsi="Times New Roman" w:cs="Times New Roman"/>
            <w:sz w:val="24"/>
            <w:szCs w:val="24"/>
            <w:lang w:val="en-US"/>
          </w:rPr>
          <w:t>change in mass divided by</w:t>
        </w:r>
      </w:ins>
      <w:ins w:id="284" w:author="Gordon Holtgrieve" w:date="2018-08-23T12:28:00Z">
        <w:r w:rsidR="009A51AD">
          <w:rPr>
            <w:rFonts w:ascii="Times New Roman" w:hAnsi="Times New Roman" w:cs="Times New Roman"/>
            <w:sz w:val="24"/>
            <w:szCs w:val="24"/>
            <w:lang w:val="en-US"/>
          </w:rPr>
          <w:t xml:space="preserve"> final dry mass (</w:t>
        </w:r>
        <w:commentRangeStart w:id="285"/>
        <w:r w:rsidR="009A51AD">
          <w:rPr>
            <w:rFonts w:ascii="Times New Roman" w:hAnsi="Times New Roman" w:cs="Times New Roman"/>
            <w:sz w:val="24"/>
            <w:szCs w:val="24"/>
            <w:lang w:val="en-US"/>
          </w:rPr>
          <w:t>soil methods book</w:t>
        </w:r>
      </w:ins>
      <w:commentRangeEnd w:id="285"/>
      <w:ins w:id="286" w:author="Gordon Holtgrieve" w:date="2018-08-23T12:34:00Z">
        <w:r w:rsidR="00A86B4C">
          <w:rPr>
            <w:rStyle w:val="CommentReference"/>
          </w:rPr>
          <w:commentReference w:id="285"/>
        </w:r>
      </w:ins>
      <w:ins w:id="287" w:author="Gordon Holtgrieve" w:date="2018-08-23T12:28:00Z">
        <w:r w:rsidR="009A51AD">
          <w:rPr>
            <w:rFonts w:ascii="Times New Roman" w:hAnsi="Times New Roman" w:cs="Times New Roman"/>
            <w:sz w:val="24"/>
            <w:szCs w:val="24"/>
            <w:lang w:val="en-US"/>
          </w:rPr>
          <w:t>)</w:t>
        </w:r>
      </w:ins>
      <w:moveTo w:id="288" w:author="Gordon Holtgrieve" w:date="2018-08-23T12:26:00Z">
        <w:r w:rsidR="00FD7FE1" w:rsidRPr="00D53020">
          <w:rPr>
            <w:rFonts w:ascii="Times New Roman" w:hAnsi="Times New Roman" w:cs="Times New Roman"/>
            <w:sz w:val="24"/>
            <w:szCs w:val="24"/>
            <w:lang w:val="en-US"/>
          </w:rPr>
          <w:t xml:space="preserve">. </w:t>
        </w:r>
      </w:moveTo>
      <w:moveToRangeEnd w:id="273"/>
      <w:r w:rsidR="008D1AC4" w:rsidRPr="00D53020">
        <w:rPr>
          <w:rFonts w:ascii="Times New Roman" w:hAnsi="Times New Roman" w:cs="Times New Roman"/>
          <w:sz w:val="24"/>
          <w:szCs w:val="24"/>
          <w:lang w:val="en-US"/>
        </w:rPr>
        <w:t xml:space="preserve">Soil nutrient concentration and N transformations were conducted </w:t>
      </w:r>
      <w:r w:rsidR="009A4E50" w:rsidRPr="00D53020">
        <w:rPr>
          <w:rFonts w:ascii="Times New Roman" w:hAnsi="Times New Roman" w:cs="Times New Roman"/>
          <w:sz w:val="24"/>
          <w:szCs w:val="24"/>
          <w:lang w:val="en-US"/>
        </w:rPr>
        <w:t>according to Holtgrieve and Schindler 2009. Briefly, t</w:t>
      </w:r>
      <w:r w:rsidRPr="00D53020">
        <w:rPr>
          <w:rFonts w:ascii="Times New Roman" w:hAnsi="Times New Roman" w:cs="Times New Roman"/>
          <w:sz w:val="24"/>
          <w:szCs w:val="24"/>
          <w:lang w:val="en-US"/>
        </w:rPr>
        <w:t>o determine the initial NH</w:t>
      </w:r>
      <w:r w:rsidRPr="00D53020">
        <w:rPr>
          <w:rFonts w:ascii="Times New Roman" w:hAnsi="Times New Roman" w:cs="Times New Roman"/>
          <w:sz w:val="24"/>
          <w:szCs w:val="24"/>
          <w:vertAlign w:val="subscript"/>
          <w:lang w:val="en-US"/>
        </w:rPr>
        <w:t>4</w:t>
      </w:r>
      <w:r w:rsidRPr="00D53020">
        <w:rPr>
          <w:rFonts w:ascii="Times New Roman" w:hAnsi="Times New Roman" w:cs="Times New Roman"/>
          <w:sz w:val="24"/>
          <w:szCs w:val="24"/>
          <w:vertAlign w:val="superscript"/>
          <w:lang w:val="en-US"/>
        </w:rPr>
        <w:t xml:space="preserve">+ </w:t>
      </w:r>
      <w:r w:rsidRPr="00D53020">
        <w:rPr>
          <w:rFonts w:ascii="Times New Roman" w:hAnsi="Times New Roman" w:cs="Times New Roman"/>
          <w:sz w:val="24"/>
          <w:szCs w:val="24"/>
          <w:lang w:val="en-US"/>
        </w:rPr>
        <w:t>and NO</w:t>
      </w:r>
      <w:r w:rsidRPr="00D53020">
        <w:rPr>
          <w:rFonts w:ascii="Times New Roman" w:hAnsi="Times New Roman" w:cs="Times New Roman"/>
          <w:sz w:val="24"/>
          <w:szCs w:val="24"/>
          <w:vertAlign w:val="subscript"/>
          <w:lang w:val="en-US"/>
        </w:rPr>
        <w:t>3</w:t>
      </w:r>
      <w:r w:rsidRPr="00D53020">
        <w:rPr>
          <w:rFonts w:ascii="Times New Roman" w:hAnsi="Times New Roman" w:cs="Times New Roman"/>
          <w:sz w:val="24"/>
          <w:szCs w:val="24"/>
          <w:vertAlign w:val="superscript"/>
          <w:lang w:val="en-US"/>
        </w:rPr>
        <w:t>-</w:t>
      </w:r>
      <w:r w:rsidR="0091230C" w:rsidRPr="00D53020">
        <w:rPr>
          <w:rFonts w:ascii="Times New Roman" w:hAnsi="Times New Roman" w:cs="Times New Roman"/>
          <w:sz w:val="24"/>
          <w:szCs w:val="24"/>
          <w:lang w:val="en-US"/>
        </w:rPr>
        <w:t xml:space="preserve"> concentrations, sub</w:t>
      </w:r>
      <w:r w:rsidRPr="00D53020">
        <w:rPr>
          <w:rFonts w:ascii="Times New Roman" w:hAnsi="Times New Roman" w:cs="Times New Roman"/>
          <w:sz w:val="24"/>
          <w:szCs w:val="24"/>
          <w:lang w:val="en-US"/>
        </w:rPr>
        <w:t>samples (10-12 g wet weight) of sieved so</w:t>
      </w:r>
      <w:r w:rsidR="008D1AC4" w:rsidRPr="00D53020">
        <w:rPr>
          <w:rFonts w:ascii="Times New Roman" w:hAnsi="Times New Roman" w:cs="Times New Roman"/>
          <w:sz w:val="24"/>
          <w:szCs w:val="24"/>
          <w:lang w:val="en-US"/>
        </w:rPr>
        <w:t>ils were extracted within 48 hours of collection in 100 ml of 2 M potassium chloride (</w:t>
      </w:r>
      <w:proofErr w:type="spellStart"/>
      <w:r w:rsidR="008D1AC4" w:rsidRPr="00D53020">
        <w:rPr>
          <w:rFonts w:ascii="Times New Roman" w:hAnsi="Times New Roman" w:cs="Times New Roman"/>
          <w:sz w:val="24"/>
          <w:szCs w:val="24"/>
          <w:lang w:val="en-US"/>
        </w:rPr>
        <w:t>KCl</w:t>
      </w:r>
      <w:proofErr w:type="spellEnd"/>
      <w:r w:rsidR="008D1AC4" w:rsidRPr="00D53020">
        <w:rPr>
          <w:rFonts w:ascii="Times New Roman" w:hAnsi="Times New Roman" w:cs="Times New Roman"/>
          <w:sz w:val="24"/>
          <w:szCs w:val="24"/>
          <w:lang w:val="en-US"/>
        </w:rPr>
        <w:t>) (Hart et al. 1994).  Soil extracts were shaken for 60 s then left to settle for 24</w:t>
      </w:r>
      <w:del w:id="289" w:author="Gordon Holtgrieve" w:date="2018-08-23T12:30:00Z">
        <w:r w:rsidR="008D1AC4" w:rsidRPr="00D53020" w:rsidDel="0058576B">
          <w:rPr>
            <w:rFonts w:ascii="Times New Roman" w:hAnsi="Times New Roman" w:cs="Times New Roman"/>
            <w:sz w:val="24"/>
            <w:szCs w:val="24"/>
            <w:lang w:val="en-US"/>
          </w:rPr>
          <w:delText>-48</w:delText>
        </w:r>
      </w:del>
      <w:r w:rsidR="008D1AC4" w:rsidRPr="00D53020">
        <w:rPr>
          <w:rFonts w:ascii="Times New Roman" w:hAnsi="Times New Roman" w:cs="Times New Roman"/>
          <w:sz w:val="24"/>
          <w:szCs w:val="24"/>
          <w:lang w:val="en-US"/>
        </w:rPr>
        <w:t xml:space="preserve"> h before being filtered through Whatman #1</w:t>
      </w:r>
      <w:r w:rsidR="00107223">
        <w:rPr>
          <w:rFonts w:ascii="Times New Roman" w:hAnsi="Times New Roman" w:cs="Times New Roman"/>
          <w:sz w:val="24"/>
          <w:szCs w:val="24"/>
          <w:lang w:val="en-US"/>
        </w:rPr>
        <w:t xml:space="preserve"> </w:t>
      </w:r>
      <w:r w:rsidR="008D1AC4" w:rsidRPr="00D53020">
        <w:rPr>
          <w:rFonts w:ascii="Times New Roman" w:hAnsi="Times New Roman" w:cs="Times New Roman"/>
          <w:sz w:val="24"/>
          <w:szCs w:val="24"/>
          <w:lang w:val="en-US"/>
        </w:rPr>
        <w:t>paper filters pre-lea</w:t>
      </w:r>
      <w:r w:rsidR="005C4B78" w:rsidRPr="00D53020">
        <w:rPr>
          <w:rFonts w:ascii="Times New Roman" w:hAnsi="Times New Roman" w:cs="Times New Roman"/>
          <w:sz w:val="24"/>
          <w:szCs w:val="24"/>
          <w:lang w:val="en-US"/>
        </w:rPr>
        <w:t>ched with 10</w:t>
      </w:r>
      <w:r w:rsidR="008D1AC4" w:rsidRPr="00D53020">
        <w:rPr>
          <w:rFonts w:ascii="Times New Roman" w:hAnsi="Times New Roman" w:cs="Times New Roman"/>
          <w:sz w:val="24"/>
          <w:szCs w:val="24"/>
          <w:lang w:val="en-US"/>
        </w:rPr>
        <w:t xml:space="preserve">0 ml of </w:t>
      </w:r>
      <w:proofErr w:type="spellStart"/>
      <w:r w:rsidR="008D1AC4" w:rsidRPr="00D53020">
        <w:rPr>
          <w:rFonts w:ascii="Times New Roman" w:hAnsi="Times New Roman" w:cs="Times New Roman"/>
          <w:sz w:val="24"/>
          <w:szCs w:val="24"/>
          <w:lang w:val="en-US"/>
        </w:rPr>
        <w:t>KCl</w:t>
      </w:r>
      <w:proofErr w:type="spellEnd"/>
      <w:r w:rsidR="008D1AC4" w:rsidRPr="00D53020">
        <w:rPr>
          <w:rFonts w:ascii="Times New Roman" w:hAnsi="Times New Roman" w:cs="Times New Roman"/>
          <w:sz w:val="24"/>
          <w:szCs w:val="24"/>
          <w:lang w:val="en-US"/>
        </w:rPr>
        <w:t xml:space="preserve">. </w:t>
      </w:r>
      <w:r w:rsidR="005C4B78" w:rsidRPr="00D53020">
        <w:rPr>
          <w:rFonts w:ascii="Times New Roman" w:hAnsi="Times New Roman" w:cs="Times New Roman"/>
          <w:sz w:val="24"/>
          <w:szCs w:val="24"/>
          <w:lang w:val="en-US"/>
        </w:rPr>
        <w:t>Approximately 8 ml of f</w:t>
      </w:r>
      <w:r w:rsidR="0091230C" w:rsidRPr="00D53020">
        <w:rPr>
          <w:rFonts w:ascii="Times New Roman" w:hAnsi="Times New Roman" w:cs="Times New Roman"/>
          <w:sz w:val="24"/>
          <w:szCs w:val="24"/>
          <w:lang w:val="en-US"/>
        </w:rPr>
        <w:t xml:space="preserve">iltered extracts were frozen and later </w:t>
      </w:r>
      <w:commentRangeStart w:id="290"/>
      <w:r w:rsidR="0091230C" w:rsidRPr="00D53020">
        <w:rPr>
          <w:rFonts w:ascii="Times New Roman" w:hAnsi="Times New Roman" w:cs="Times New Roman"/>
          <w:sz w:val="24"/>
          <w:szCs w:val="24"/>
          <w:lang w:val="en-US"/>
        </w:rPr>
        <w:t xml:space="preserve">analyzed </w:t>
      </w:r>
      <w:proofErr w:type="spellStart"/>
      <w:r w:rsidR="0091230C" w:rsidRPr="00D53020">
        <w:rPr>
          <w:rFonts w:ascii="Times New Roman" w:hAnsi="Times New Roman" w:cs="Times New Roman"/>
          <w:sz w:val="24"/>
          <w:szCs w:val="24"/>
          <w:lang w:val="en-US"/>
        </w:rPr>
        <w:t>colorimetrically</w:t>
      </w:r>
      <w:proofErr w:type="spellEnd"/>
      <w:r w:rsidR="0091230C" w:rsidRPr="00D53020">
        <w:rPr>
          <w:rFonts w:ascii="Times New Roman" w:hAnsi="Times New Roman" w:cs="Times New Roman"/>
          <w:sz w:val="24"/>
          <w:szCs w:val="24"/>
          <w:lang w:val="en-US"/>
        </w:rPr>
        <w:t xml:space="preserve"> </w:t>
      </w:r>
      <w:r w:rsidR="009B6322" w:rsidRPr="00D53020">
        <w:rPr>
          <w:rFonts w:ascii="Times New Roman" w:hAnsi="Times New Roman" w:cs="Times New Roman"/>
          <w:sz w:val="24"/>
          <w:szCs w:val="24"/>
          <w:lang w:val="en-US"/>
        </w:rPr>
        <w:t>for NH</w:t>
      </w:r>
      <w:r w:rsidR="009B6322" w:rsidRPr="00D53020">
        <w:rPr>
          <w:rFonts w:ascii="Times New Roman" w:hAnsi="Times New Roman" w:cs="Times New Roman"/>
          <w:sz w:val="24"/>
          <w:szCs w:val="24"/>
          <w:vertAlign w:val="subscript"/>
          <w:lang w:val="en-US"/>
        </w:rPr>
        <w:t>4</w:t>
      </w:r>
      <w:r w:rsidR="009B6322" w:rsidRPr="00D53020">
        <w:rPr>
          <w:rFonts w:ascii="Times New Roman" w:hAnsi="Times New Roman" w:cs="Times New Roman"/>
          <w:sz w:val="24"/>
          <w:szCs w:val="24"/>
          <w:vertAlign w:val="superscript"/>
          <w:lang w:val="en-US"/>
        </w:rPr>
        <w:t>+</w:t>
      </w:r>
      <w:r w:rsidR="009B6322" w:rsidRPr="00D53020">
        <w:rPr>
          <w:rFonts w:ascii="Times New Roman" w:hAnsi="Times New Roman" w:cs="Times New Roman"/>
          <w:sz w:val="24"/>
          <w:szCs w:val="24"/>
          <w:lang w:val="en-US"/>
        </w:rPr>
        <w:t xml:space="preserve"> and NO</w:t>
      </w:r>
      <w:r w:rsidR="009B6322" w:rsidRPr="00D53020">
        <w:rPr>
          <w:rFonts w:ascii="Times New Roman" w:hAnsi="Times New Roman" w:cs="Times New Roman"/>
          <w:sz w:val="24"/>
          <w:szCs w:val="24"/>
          <w:vertAlign w:val="subscript"/>
          <w:lang w:val="en-US"/>
        </w:rPr>
        <w:t>3</w:t>
      </w:r>
      <w:r w:rsidR="009B6322" w:rsidRPr="00D53020">
        <w:rPr>
          <w:rFonts w:ascii="Times New Roman" w:hAnsi="Times New Roman" w:cs="Times New Roman"/>
          <w:sz w:val="24"/>
          <w:szCs w:val="24"/>
          <w:vertAlign w:val="superscript"/>
          <w:lang w:val="en-US"/>
        </w:rPr>
        <w:t>-</w:t>
      </w:r>
      <w:r w:rsidR="009B6322" w:rsidRPr="00D53020">
        <w:rPr>
          <w:rFonts w:ascii="Times New Roman" w:hAnsi="Times New Roman" w:cs="Times New Roman"/>
          <w:sz w:val="24"/>
          <w:szCs w:val="24"/>
          <w:lang w:val="en-US"/>
        </w:rPr>
        <w:t xml:space="preserve"> </w:t>
      </w:r>
      <w:r w:rsidR="0091230C" w:rsidRPr="00D53020">
        <w:rPr>
          <w:rFonts w:ascii="Times New Roman" w:hAnsi="Times New Roman" w:cs="Times New Roman"/>
          <w:sz w:val="24"/>
          <w:szCs w:val="24"/>
          <w:lang w:val="en-US"/>
        </w:rPr>
        <w:t xml:space="preserve">with an </w:t>
      </w:r>
      <w:proofErr w:type="spellStart"/>
      <w:r w:rsidR="0091230C" w:rsidRPr="00D53020">
        <w:rPr>
          <w:rFonts w:ascii="Times New Roman" w:hAnsi="Times New Roman" w:cs="Times New Roman"/>
          <w:sz w:val="24"/>
          <w:szCs w:val="24"/>
          <w:lang w:val="en-US"/>
        </w:rPr>
        <w:t>Alpkem</w:t>
      </w:r>
      <w:proofErr w:type="spellEnd"/>
      <w:r w:rsidR="0091230C" w:rsidRPr="00D53020">
        <w:rPr>
          <w:rFonts w:ascii="Times New Roman" w:hAnsi="Times New Roman" w:cs="Times New Roman"/>
          <w:sz w:val="24"/>
          <w:szCs w:val="24"/>
          <w:lang w:val="en-US"/>
        </w:rPr>
        <w:t xml:space="preserve"> Flow Solution IV (OI Analytical, College Station, TX, USA)</w:t>
      </w:r>
      <w:commentRangeEnd w:id="290"/>
      <w:r w:rsidR="0058576B">
        <w:rPr>
          <w:rStyle w:val="CommentReference"/>
        </w:rPr>
        <w:commentReference w:id="290"/>
      </w:r>
      <w:r w:rsidR="0091230C" w:rsidRPr="00D53020">
        <w:rPr>
          <w:rFonts w:ascii="Times New Roman" w:hAnsi="Times New Roman" w:cs="Times New Roman"/>
          <w:sz w:val="24"/>
          <w:szCs w:val="24"/>
          <w:lang w:val="en-US"/>
        </w:rPr>
        <w:t xml:space="preserve">. </w:t>
      </w:r>
      <w:r w:rsidR="005C4B78" w:rsidRPr="00D53020">
        <w:rPr>
          <w:rFonts w:ascii="Times New Roman" w:hAnsi="Times New Roman" w:cs="Times New Roman"/>
          <w:sz w:val="24"/>
          <w:szCs w:val="24"/>
          <w:lang w:val="en-US"/>
        </w:rPr>
        <w:t xml:space="preserve">All leftover filtered extracts were frozen and stored for inorganic nitrogen stable isotope analysis. </w:t>
      </w:r>
      <w:r w:rsidR="0091230C" w:rsidRPr="00D53020">
        <w:rPr>
          <w:rFonts w:ascii="Times New Roman" w:hAnsi="Times New Roman" w:cs="Times New Roman"/>
          <w:sz w:val="24"/>
          <w:szCs w:val="24"/>
          <w:lang w:val="en-US"/>
        </w:rPr>
        <w:t xml:space="preserve">A second 10-12 g soil subsample was incubated aerobically in the dark for 15 days at </w:t>
      </w:r>
      <w:del w:id="291" w:author="Gordon Holtgrieve" w:date="2018-08-23T12:34:00Z">
        <w:r w:rsidR="0091230C" w:rsidRPr="00D53020" w:rsidDel="00A86B4C">
          <w:rPr>
            <w:rFonts w:ascii="Times New Roman" w:hAnsi="Times New Roman" w:cs="Times New Roman"/>
            <w:sz w:val="24"/>
            <w:szCs w:val="24"/>
            <w:lang w:val="en-US"/>
          </w:rPr>
          <w:delText>12-16</w:delText>
        </w:r>
      </w:del>
      <w:ins w:id="292" w:author="Gordon Holtgrieve" w:date="2018-08-23T12:34:00Z">
        <w:r w:rsidR="00A86B4C">
          <w:rPr>
            <w:rFonts w:ascii="Times New Roman" w:hAnsi="Times New Roman" w:cs="Times New Roman"/>
            <w:sz w:val="24"/>
            <w:szCs w:val="24"/>
            <w:lang w:val="en-US"/>
          </w:rPr>
          <w:t>~20</w:t>
        </w:r>
      </w:ins>
      <w:r w:rsidR="0091230C" w:rsidRPr="00D53020">
        <w:rPr>
          <w:rFonts w:ascii="Times New Roman" w:hAnsi="Times New Roman" w:cs="Times New Roman"/>
          <w:sz w:val="24"/>
          <w:szCs w:val="24"/>
          <w:lang w:val="en-US"/>
        </w:rPr>
        <w:sym w:font="Symbol" w:char="F0B0"/>
      </w:r>
      <w:r w:rsidR="0091230C" w:rsidRPr="00D53020">
        <w:rPr>
          <w:rFonts w:ascii="Times New Roman" w:hAnsi="Times New Roman" w:cs="Times New Roman"/>
          <w:sz w:val="24"/>
          <w:szCs w:val="24"/>
          <w:lang w:val="en-US"/>
        </w:rPr>
        <w:t xml:space="preserve">C prior to extraction with </w:t>
      </w:r>
      <w:proofErr w:type="spellStart"/>
      <w:r w:rsidR="0091230C" w:rsidRPr="00D53020">
        <w:rPr>
          <w:rFonts w:ascii="Times New Roman" w:hAnsi="Times New Roman" w:cs="Times New Roman"/>
          <w:sz w:val="24"/>
          <w:szCs w:val="24"/>
          <w:lang w:val="en-US"/>
        </w:rPr>
        <w:t>KCl</w:t>
      </w:r>
      <w:proofErr w:type="spellEnd"/>
      <w:r w:rsidR="0091230C" w:rsidRPr="00D53020">
        <w:rPr>
          <w:rFonts w:ascii="Times New Roman" w:hAnsi="Times New Roman" w:cs="Times New Roman"/>
          <w:sz w:val="24"/>
          <w:szCs w:val="24"/>
          <w:lang w:val="en-US"/>
        </w:rPr>
        <w:t xml:space="preserve"> as above</w:t>
      </w:r>
      <w:r w:rsidR="005C4B78" w:rsidRPr="00D53020">
        <w:rPr>
          <w:rFonts w:ascii="Times New Roman" w:hAnsi="Times New Roman" w:cs="Times New Roman"/>
          <w:sz w:val="24"/>
          <w:szCs w:val="24"/>
          <w:lang w:val="en-US"/>
        </w:rPr>
        <w:t xml:space="preserve">, </w:t>
      </w:r>
      <w:r w:rsidR="005C4B78" w:rsidRPr="00D53020">
        <w:rPr>
          <w:rFonts w:ascii="Times New Roman" w:hAnsi="Times New Roman" w:cs="Times New Roman"/>
          <w:sz w:val="24"/>
          <w:szCs w:val="24"/>
          <w:lang w:val="en-US"/>
        </w:rPr>
        <w:lastRenderedPageBreak/>
        <w:t>an</w:t>
      </w:r>
      <w:r w:rsidR="009B6322" w:rsidRPr="00D53020">
        <w:rPr>
          <w:rFonts w:ascii="Times New Roman" w:hAnsi="Times New Roman" w:cs="Times New Roman"/>
          <w:sz w:val="24"/>
          <w:szCs w:val="24"/>
          <w:lang w:val="en-US"/>
        </w:rPr>
        <w:t>d</w:t>
      </w:r>
      <w:r w:rsidR="005C4B78" w:rsidRPr="00D53020">
        <w:rPr>
          <w:rFonts w:ascii="Times New Roman" w:hAnsi="Times New Roman" w:cs="Times New Roman"/>
          <w:sz w:val="24"/>
          <w:szCs w:val="24"/>
          <w:lang w:val="en-US"/>
        </w:rPr>
        <w:t xml:space="preserve"> 8ml </w:t>
      </w:r>
      <w:r w:rsidR="009B6322" w:rsidRPr="00D53020">
        <w:rPr>
          <w:rFonts w:ascii="Times New Roman" w:hAnsi="Times New Roman" w:cs="Times New Roman"/>
          <w:sz w:val="24"/>
          <w:szCs w:val="24"/>
          <w:lang w:val="en-US"/>
        </w:rPr>
        <w:t xml:space="preserve">subsamples </w:t>
      </w:r>
      <w:r w:rsidR="005C4B78" w:rsidRPr="00D53020">
        <w:rPr>
          <w:rFonts w:ascii="Times New Roman" w:hAnsi="Times New Roman" w:cs="Times New Roman"/>
          <w:sz w:val="24"/>
          <w:szCs w:val="24"/>
          <w:lang w:val="en-US"/>
        </w:rPr>
        <w:t xml:space="preserve">were </w:t>
      </w:r>
      <w:ins w:id="293" w:author="Gordon Holtgrieve" w:date="2018-08-23T12:34:00Z">
        <w:r w:rsidR="00A86B4C">
          <w:rPr>
            <w:rFonts w:ascii="Times New Roman" w:hAnsi="Times New Roman" w:cs="Times New Roman"/>
            <w:sz w:val="24"/>
            <w:szCs w:val="24"/>
            <w:lang w:val="en-US"/>
          </w:rPr>
          <w:t xml:space="preserve">similarly </w:t>
        </w:r>
      </w:ins>
      <w:r w:rsidR="005C4B78" w:rsidRPr="00D53020">
        <w:rPr>
          <w:rFonts w:ascii="Times New Roman" w:hAnsi="Times New Roman" w:cs="Times New Roman"/>
          <w:sz w:val="24"/>
          <w:szCs w:val="24"/>
          <w:lang w:val="en-US"/>
        </w:rPr>
        <w:t xml:space="preserve">frozen and </w:t>
      </w:r>
      <w:r w:rsidR="00B1249C" w:rsidRPr="00D53020">
        <w:rPr>
          <w:rFonts w:ascii="Times New Roman" w:hAnsi="Times New Roman" w:cs="Times New Roman"/>
          <w:sz w:val="24"/>
          <w:szCs w:val="24"/>
          <w:lang w:val="en-US"/>
        </w:rPr>
        <w:t>stored</w:t>
      </w:r>
      <w:r w:rsidR="005C4B78" w:rsidRPr="00D53020">
        <w:rPr>
          <w:rFonts w:ascii="Times New Roman" w:hAnsi="Times New Roman" w:cs="Times New Roman"/>
          <w:sz w:val="24"/>
          <w:szCs w:val="24"/>
          <w:lang w:val="en-US"/>
        </w:rPr>
        <w:t xml:space="preserve"> for </w:t>
      </w:r>
      <w:proofErr w:type="spellStart"/>
      <w:r w:rsidR="005C4B78" w:rsidRPr="00D53020">
        <w:rPr>
          <w:rFonts w:ascii="Times New Roman" w:hAnsi="Times New Roman" w:cs="Times New Roman"/>
          <w:sz w:val="24"/>
          <w:szCs w:val="24"/>
          <w:lang w:val="en-US"/>
        </w:rPr>
        <w:t>colormetric</w:t>
      </w:r>
      <w:proofErr w:type="spellEnd"/>
      <w:r w:rsidR="005C4B78" w:rsidRPr="00D53020">
        <w:rPr>
          <w:rFonts w:ascii="Times New Roman" w:hAnsi="Times New Roman" w:cs="Times New Roman"/>
          <w:sz w:val="24"/>
          <w:szCs w:val="24"/>
          <w:lang w:val="en-US"/>
        </w:rPr>
        <w:t xml:space="preserve"> analysis</w:t>
      </w:r>
      <w:r w:rsidR="0091230C" w:rsidRPr="00D53020">
        <w:rPr>
          <w:rFonts w:ascii="Times New Roman" w:hAnsi="Times New Roman" w:cs="Times New Roman"/>
          <w:sz w:val="24"/>
          <w:szCs w:val="24"/>
          <w:lang w:val="en-US"/>
        </w:rPr>
        <w:t>. Net mineralization calculated as the change in inorganic N concentration (NH</w:t>
      </w:r>
      <w:r w:rsidR="0091230C" w:rsidRPr="00D53020">
        <w:rPr>
          <w:rFonts w:ascii="Times New Roman" w:hAnsi="Times New Roman" w:cs="Times New Roman"/>
          <w:sz w:val="24"/>
          <w:szCs w:val="24"/>
          <w:vertAlign w:val="subscript"/>
          <w:lang w:val="en-US"/>
        </w:rPr>
        <w:t>4</w:t>
      </w:r>
      <w:r w:rsidR="0091230C" w:rsidRPr="00D53020">
        <w:rPr>
          <w:rFonts w:ascii="Times New Roman" w:hAnsi="Times New Roman" w:cs="Times New Roman"/>
          <w:sz w:val="24"/>
          <w:szCs w:val="24"/>
          <w:vertAlign w:val="superscript"/>
          <w:lang w:val="en-US"/>
        </w:rPr>
        <w:t xml:space="preserve">+ </w:t>
      </w:r>
      <w:r w:rsidR="0091230C" w:rsidRPr="00D53020">
        <w:rPr>
          <w:rFonts w:ascii="Times New Roman" w:hAnsi="Times New Roman" w:cs="Times New Roman"/>
          <w:sz w:val="24"/>
          <w:szCs w:val="24"/>
          <w:lang w:val="en-US"/>
        </w:rPr>
        <w:t>and NO</w:t>
      </w:r>
      <w:r w:rsidR="0091230C" w:rsidRPr="00D53020">
        <w:rPr>
          <w:rFonts w:ascii="Times New Roman" w:hAnsi="Times New Roman" w:cs="Times New Roman"/>
          <w:sz w:val="24"/>
          <w:szCs w:val="24"/>
          <w:vertAlign w:val="subscript"/>
          <w:lang w:val="en-US"/>
        </w:rPr>
        <w:t>3</w:t>
      </w:r>
      <w:r w:rsidR="0091230C" w:rsidRPr="00D53020">
        <w:rPr>
          <w:rFonts w:ascii="Times New Roman" w:hAnsi="Times New Roman" w:cs="Times New Roman"/>
          <w:sz w:val="24"/>
          <w:szCs w:val="24"/>
          <w:vertAlign w:val="superscript"/>
          <w:lang w:val="en-US"/>
        </w:rPr>
        <w:t>-</w:t>
      </w:r>
      <w:r w:rsidR="0091230C" w:rsidRPr="00D53020">
        <w:rPr>
          <w:rFonts w:ascii="Times New Roman" w:hAnsi="Times New Roman" w:cs="Times New Roman"/>
          <w:sz w:val="24"/>
          <w:szCs w:val="24"/>
          <w:lang w:val="en-US"/>
        </w:rPr>
        <w:t>) divided by the incubation duration, while net nitrification was calculated as the change in NO</w:t>
      </w:r>
      <w:r w:rsidR="0091230C" w:rsidRPr="00D53020">
        <w:rPr>
          <w:rFonts w:ascii="Times New Roman" w:hAnsi="Times New Roman" w:cs="Times New Roman"/>
          <w:sz w:val="24"/>
          <w:szCs w:val="24"/>
          <w:vertAlign w:val="subscript"/>
          <w:lang w:val="en-US"/>
        </w:rPr>
        <w:t>3</w:t>
      </w:r>
      <w:r w:rsidR="0091230C" w:rsidRPr="00D53020">
        <w:rPr>
          <w:rFonts w:ascii="Times New Roman" w:hAnsi="Times New Roman" w:cs="Times New Roman"/>
          <w:sz w:val="24"/>
          <w:szCs w:val="24"/>
          <w:vertAlign w:val="superscript"/>
          <w:lang w:val="en-US"/>
        </w:rPr>
        <w:t>-</w:t>
      </w:r>
      <w:r w:rsidR="0091230C" w:rsidRPr="00D53020">
        <w:rPr>
          <w:rFonts w:ascii="Times New Roman" w:hAnsi="Times New Roman" w:cs="Times New Roman"/>
          <w:sz w:val="24"/>
          <w:szCs w:val="24"/>
          <w:lang w:val="en-US"/>
        </w:rPr>
        <w:t xml:space="preserve"> concentration over the incubation</w:t>
      </w:r>
      <w:r w:rsidR="009B6322" w:rsidRPr="00D53020">
        <w:rPr>
          <w:rFonts w:ascii="Times New Roman" w:hAnsi="Times New Roman" w:cs="Times New Roman"/>
          <w:sz w:val="24"/>
          <w:szCs w:val="24"/>
          <w:lang w:val="en-US"/>
        </w:rPr>
        <w:t xml:space="preserve"> duration</w:t>
      </w:r>
      <w:ins w:id="294" w:author="Gordon Holtgrieve" w:date="2018-08-23T12:34:00Z">
        <w:r w:rsidR="005763E9">
          <w:rPr>
            <w:rFonts w:ascii="Times New Roman" w:hAnsi="Times New Roman" w:cs="Times New Roman"/>
            <w:sz w:val="24"/>
            <w:szCs w:val="24"/>
            <w:lang w:val="en-US"/>
          </w:rPr>
          <w:t xml:space="preserve"> (Hart 1994)</w:t>
        </w:r>
      </w:ins>
      <w:r w:rsidR="0091230C" w:rsidRPr="00D53020">
        <w:rPr>
          <w:rFonts w:ascii="Times New Roman" w:hAnsi="Times New Roman" w:cs="Times New Roman"/>
          <w:sz w:val="24"/>
          <w:szCs w:val="24"/>
          <w:lang w:val="en-US"/>
        </w:rPr>
        <w:t>.</w:t>
      </w:r>
    </w:p>
    <w:p w14:paraId="0AC67748" w14:textId="06A7A5C3" w:rsidR="0091230C" w:rsidRPr="00D53020" w:rsidRDefault="0091230C" w:rsidP="00697F1B">
      <w:pPr>
        <w:spacing w:line="480" w:lineRule="auto"/>
        <w:contextualSpacing/>
        <w:rPr>
          <w:rFonts w:ascii="Times New Roman" w:hAnsi="Times New Roman" w:cs="Times New Roman"/>
          <w:i/>
          <w:sz w:val="24"/>
          <w:szCs w:val="24"/>
          <w:lang w:val="en-US"/>
        </w:rPr>
      </w:pPr>
      <w:r w:rsidRPr="00D53020">
        <w:rPr>
          <w:rFonts w:ascii="Times New Roman" w:hAnsi="Times New Roman" w:cs="Times New Roman"/>
          <w:i/>
          <w:sz w:val="24"/>
          <w:szCs w:val="24"/>
          <w:lang w:val="en-US"/>
        </w:rPr>
        <w:t>Stable isotope analysis</w:t>
      </w:r>
    </w:p>
    <w:p w14:paraId="5A58404D" w14:textId="1DDB28D0" w:rsidR="0091230C" w:rsidRPr="00D53020" w:rsidRDefault="00AE606A" w:rsidP="00697F1B">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ins w:id="295" w:author="Gordon Holtgrieve" w:date="2018-08-23T12:35:00Z">
        <w:r w:rsidR="004E5267">
          <w:rPr>
            <w:rFonts w:ascii="Times New Roman" w:hAnsi="Times New Roman" w:cs="Times New Roman"/>
            <w:sz w:val="24"/>
            <w:szCs w:val="24"/>
            <w:lang w:val="en-US"/>
          </w:rPr>
          <w:t>Fresh s</w:t>
        </w:r>
      </w:ins>
      <w:del w:id="296" w:author="Gordon Holtgrieve" w:date="2018-08-23T12:35:00Z">
        <w:r w:rsidR="00BD6132" w:rsidRPr="00D53020" w:rsidDel="004E5267">
          <w:rPr>
            <w:rFonts w:ascii="Times New Roman" w:hAnsi="Times New Roman" w:cs="Times New Roman"/>
            <w:sz w:val="24"/>
            <w:szCs w:val="24"/>
            <w:lang w:val="en-US"/>
          </w:rPr>
          <w:delText>S</w:delText>
        </w:r>
      </w:del>
      <w:r w:rsidR="00BD6132" w:rsidRPr="00D53020">
        <w:rPr>
          <w:rFonts w:ascii="Times New Roman" w:hAnsi="Times New Roman" w:cs="Times New Roman"/>
          <w:sz w:val="24"/>
          <w:szCs w:val="24"/>
          <w:lang w:val="en-US"/>
        </w:rPr>
        <w:t>oil subsamples wer</w:t>
      </w:r>
      <w:r w:rsidR="00F14726" w:rsidRPr="00D53020">
        <w:rPr>
          <w:rFonts w:ascii="Times New Roman" w:hAnsi="Times New Roman" w:cs="Times New Roman"/>
          <w:sz w:val="24"/>
          <w:szCs w:val="24"/>
          <w:lang w:val="en-US"/>
        </w:rPr>
        <w:t xml:space="preserve">e freeze dried for 48 hours, </w:t>
      </w:r>
      <w:r w:rsidR="00BD6132" w:rsidRPr="00D53020">
        <w:rPr>
          <w:rFonts w:ascii="Times New Roman" w:hAnsi="Times New Roman" w:cs="Times New Roman"/>
          <w:sz w:val="24"/>
          <w:szCs w:val="24"/>
          <w:lang w:val="en-US"/>
        </w:rPr>
        <w:t>sieved</w:t>
      </w:r>
      <w:r w:rsidR="00F14726" w:rsidRPr="00D53020">
        <w:rPr>
          <w:rFonts w:ascii="Times New Roman" w:hAnsi="Times New Roman" w:cs="Times New Roman"/>
          <w:sz w:val="24"/>
          <w:szCs w:val="24"/>
          <w:lang w:val="en-US"/>
        </w:rPr>
        <w:t xml:space="preserve">, and ground into a uniform powder (&lt; 212 </w:t>
      </w:r>
      <w:r w:rsidR="00F14726" w:rsidRPr="00D53020">
        <w:rPr>
          <w:rFonts w:ascii="Times New Roman" w:hAnsi="Times New Roman" w:cs="Times New Roman"/>
          <w:sz w:val="24"/>
          <w:szCs w:val="24"/>
          <w:lang w:val="en-US"/>
        </w:rPr>
        <w:sym w:font="Symbol" w:char="F06D"/>
      </w:r>
      <w:r w:rsidR="00F14726" w:rsidRPr="00D53020">
        <w:rPr>
          <w:rFonts w:ascii="Times New Roman" w:hAnsi="Times New Roman" w:cs="Times New Roman"/>
          <w:sz w:val="24"/>
          <w:szCs w:val="24"/>
          <w:lang w:val="en-US"/>
        </w:rPr>
        <w:t>m) using a ball mill grinder</w:t>
      </w:r>
      <w:ins w:id="297" w:author="Gordon Holtgrieve" w:date="2018-08-23T12:36:00Z">
        <w:r w:rsidR="004E5267">
          <w:rPr>
            <w:rFonts w:ascii="Times New Roman" w:hAnsi="Times New Roman" w:cs="Times New Roman"/>
            <w:sz w:val="24"/>
            <w:szCs w:val="24"/>
            <w:lang w:val="en-US"/>
          </w:rPr>
          <w:t>.</w:t>
        </w:r>
      </w:ins>
      <w:del w:id="298" w:author="Gordon Holtgrieve" w:date="2018-08-23T12:36:00Z">
        <w:r w:rsidR="00BD6132" w:rsidRPr="00D53020" w:rsidDel="004E5267">
          <w:rPr>
            <w:rFonts w:ascii="Times New Roman" w:hAnsi="Times New Roman" w:cs="Times New Roman"/>
            <w:sz w:val="24"/>
            <w:szCs w:val="24"/>
            <w:lang w:val="en-US"/>
          </w:rPr>
          <w:delText xml:space="preserve"> for bulk isotope analysis.</w:delText>
        </w:r>
      </w:del>
      <w:r w:rsidR="00BD6132" w:rsidRPr="00D53020">
        <w:rPr>
          <w:rFonts w:ascii="Times New Roman" w:hAnsi="Times New Roman" w:cs="Times New Roman"/>
          <w:sz w:val="24"/>
          <w:szCs w:val="24"/>
          <w:lang w:val="en-US"/>
        </w:rPr>
        <w:t xml:space="preserve"> </w:t>
      </w:r>
      <w:r w:rsidR="00F14726" w:rsidRPr="00D53020">
        <w:rPr>
          <w:rFonts w:ascii="Times New Roman" w:hAnsi="Times New Roman" w:cs="Times New Roman"/>
          <w:sz w:val="24"/>
          <w:szCs w:val="24"/>
          <w:lang w:val="en-US"/>
        </w:rPr>
        <w:t xml:space="preserve">2 mg </w:t>
      </w:r>
      <w:ins w:id="299" w:author="Gordon Holtgrieve" w:date="2018-08-23T12:36:00Z">
        <w:r w:rsidR="004E5267">
          <w:rPr>
            <w:rFonts w:ascii="Times New Roman" w:hAnsi="Times New Roman" w:cs="Times New Roman"/>
            <w:sz w:val="24"/>
            <w:szCs w:val="24"/>
            <w:lang w:val="en-US"/>
          </w:rPr>
          <w:t xml:space="preserve">samples </w:t>
        </w:r>
      </w:ins>
      <w:r w:rsidR="00F14726" w:rsidRPr="00D53020">
        <w:rPr>
          <w:rFonts w:ascii="Times New Roman" w:hAnsi="Times New Roman" w:cs="Times New Roman"/>
          <w:sz w:val="24"/>
          <w:szCs w:val="24"/>
          <w:lang w:val="en-US"/>
        </w:rPr>
        <w:t xml:space="preserve">of </w:t>
      </w:r>
      <w:ins w:id="300" w:author="Gordon Holtgrieve" w:date="2018-08-23T12:36:00Z">
        <w:r w:rsidR="004E5267">
          <w:rPr>
            <w:rFonts w:ascii="Times New Roman" w:hAnsi="Times New Roman" w:cs="Times New Roman"/>
            <w:sz w:val="24"/>
            <w:szCs w:val="24"/>
            <w:lang w:val="en-US"/>
          </w:rPr>
          <w:t xml:space="preserve">this ground </w:t>
        </w:r>
      </w:ins>
      <w:r w:rsidR="00F14726" w:rsidRPr="00D53020">
        <w:rPr>
          <w:rFonts w:ascii="Times New Roman" w:hAnsi="Times New Roman" w:cs="Times New Roman"/>
          <w:sz w:val="24"/>
          <w:szCs w:val="24"/>
          <w:lang w:val="en-US"/>
        </w:rPr>
        <w:t xml:space="preserve">soil were packed in </w:t>
      </w:r>
      <w:r w:rsidR="0076329A" w:rsidRPr="00D53020">
        <w:rPr>
          <w:rFonts w:ascii="Times New Roman" w:hAnsi="Times New Roman" w:cs="Times New Roman"/>
          <w:sz w:val="24"/>
          <w:szCs w:val="24"/>
          <w:lang w:val="en-US"/>
        </w:rPr>
        <w:t>tin capsules</w:t>
      </w:r>
      <w:r w:rsidR="00F14726" w:rsidRPr="00D53020">
        <w:rPr>
          <w:rFonts w:ascii="Times New Roman" w:hAnsi="Times New Roman" w:cs="Times New Roman"/>
          <w:sz w:val="24"/>
          <w:szCs w:val="24"/>
          <w:lang w:val="en-US"/>
        </w:rPr>
        <w:t xml:space="preserve"> and analyzed for nitrogen</w:t>
      </w:r>
      <w:r w:rsidR="0076329A" w:rsidRPr="00D53020">
        <w:rPr>
          <w:rFonts w:ascii="Times New Roman" w:hAnsi="Times New Roman" w:cs="Times New Roman"/>
          <w:sz w:val="24"/>
          <w:szCs w:val="24"/>
          <w:lang w:val="en-US"/>
        </w:rPr>
        <w:t xml:space="preserve"> </w:t>
      </w:r>
      <w:del w:id="301" w:author="Gordon Holtgrieve" w:date="2018-08-23T12:36:00Z">
        <w:r w:rsidR="0076329A" w:rsidRPr="00D53020" w:rsidDel="004E5267">
          <w:rPr>
            <w:rFonts w:ascii="Times New Roman" w:hAnsi="Times New Roman" w:cs="Times New Roman"/>
            <w:sz w:val="24"/>
            <w:szCs w:val="24"/>
            <w:lang w:val="en-US"/>
          </w:rPr>
          <w:delText>stable isotope ratios</w:delText>
        </w:r>
        <w:r w:rsidR="00F14726" w:rsidRPr="00D53020" w:rsidDel="004E5267">
          <w:rPr>
            <w:rFonts w:ascii="Times New Roman" w:hAnsi="Times New Roman" w:cs="Times New Roman"/>
            <w:sz w:val="24"/>
            <w:szCs w:val="24"/>
            <w:lang w:val="en-US"/>
          </w:rPr>
          <w:delText xml:space="preserve"> </w:delText>
        </w:r>
      </w:del>
      <w:r w:rsidR="00F14726" w:rsidRPr="00D53020">
        <w:rPr>
          <w:rFonts w:ascii="Times New Roman" w:hAnsi="Times New Roman" w:cs="Times New Roman"/>
          <w:sz w:val="24"/>
          <w:szCs w:val="24"/>
          <w:lang w:val="en-US"/>
        </w:rPr>
        <w:t>(</w:t>
      </w:r>
      <w:r w:rsidR="00F14726" w:rsidRPr="00D53020">
        <w:rPr>
          <w:rFonts w:ascii="Times New Roman" w:hAnsi="Times New Roman" w:cs="Times New Roman"/>
          <w:sz w:val="24"/>
          <w:szCs w:val="24"/>
          <w:vertAlign w:val="superscript"/>
          <w:lang w:val="en-US"/>
        </w:rPr>
        <w:t>15</w:t>
      </w:r>
      <w:r w:rsidR="00F14726" w:rsidRPr="00D53020">
        <w:rPr>
          <w:rFonts w:ascii="Times New Roman" w:hAnsi="Times New Roman" w:cs="Times New Roman"/>
          <w:sz w:val="24"/>
          <w:szCs w:val="24"/>
          <w:lang w:val="en-US"/>
        </w:rPr>
        <w:t>N/</w:t>
      </w:r>
      <w:r w:rsidR="00F14726" w:rsidRPr="00D53020">
        <w:rPr>
          <w:rFonts w:ascii="Times New Roman" w:hAnsi="Times New Roman" w:cs="Times New Roman"/>
          <w:sz w:val="24"/>
          <w:szCs w:val="24"/>
          <w:vertAlign w:val="superscript"/>
          <w:lang w:val="en-US"/>
        </w:rPr>
        <w:t>14</w:t>
      </w:r>
      <w:r w:rsidR="00F14726" w:rsidRPr="00D53020">
        <w:rPr>
          <w:rFonts w:ascii="Times New Roman" w:hAnsi="Times New Roman" w:cs="Times New Roman"/>
          <w:sz w:val="24"/>
          <w:szCs w:val="24"/>
          <w:lang w:val="en-US"/>
        </w:rPr>
        <w:t>N)</w:t>
      </w:r>
      <w:del w:id="302" w:author="Gordon Holtgrieve" w:date="2018-08-22T16:05:00Z">
        <w:r w:rsidR="00F14726" w:rsidRPr="00D53020" w:rsidDel="006423FE">
          <w:rPr>
            <w:rFonts w:ascii="Times New Roman" w:hAnsi="Times New Roman" w:cs="Times New Roman"/>
            <w:sz w:val="24"/>
            <w:szCs w:val="24"/>
            <w:lang w:val="en-US"/>
          </w:rPr>
          <w:delText xml:space="preserve"> using Air-N</w:delText>
        </w:r>
        <w:r w:rsidR="00F14726" w:rsidRPr="00D53020" w:rsidDel="006423FE">
          <w:rPr>
            <w:rFonts w:ascii="Times New Roman" w:hAnsi="Times New Roman" w:cs="Times New Roman"/>
            <w:sz w:val="24"/>
            <w:szCs w:val="24"/>
            <w:vertAlign w:val="subscript"/>
            <w:lang w:val="en-US"/>
          </w:rPr>
          <w:delText>2</w:delText>
        </w:r>
        <w:r w:rsidR="00F14726" w:rsidRPr="00D53020" w:rsidDel="006423FE">
          <w:rPr>
            <w:rFonts w:ascii="Times New Roman" w:hAnsi="Times New Roman" w:cs="Times New Roman"/>
            <w:sz w:val="24"/>
            <w:szCs w:val="24"/>
            <w:lang w:val="en-US"/>
          </w:rPr>
          <w:delText xml:space="preserve"> for reference and carbon (</w:delText>
        </w:r>
        <w:r w:rsidR="00F14726" w:rsidRPr="00D53020" w:rsidDel="006423FE">
          <w:rPr>
            <w:rFonts w:ascii="Times New Roman" w:hAnsi="Times New Roman" w:cs="Times New Roman"/>
            <w:sz w:val="24"/>
            <w:szCs w:val="24"/>
            <w:vertAlign w:val="superscript"/>
            <w:lang w:val="en-US"/>
          </w:rPr>
          <w:delText>13</w:delText>
        </w:r>
        <w:r w:rsidR="00F14726" w:rsidRPr="00D53020" w:rsidDel="006423FE">
          <w:rPr>
            <w:rFonts w:ascii="Times New Roman" w:hAnsi="Times New Roman" w:cs="Times New Roman"/>
            <w:sz w:val="24"/>
            <w:szCs w:val="24"/>
            <w:lang w:val="en-US"/>
          </w:rPr>
          <w:delText>C/</w:delText>
        </w:r>
        <w:r w:rsidR="00F14726" w:rsidRPr="00D53020" w:rsidDel="006423FE">
          <w:rPr>
            <w:rFonts w:ascii="Times New Roman" w:hAnsi="Times New Roman" w:cs="Times New Roman"/>
            <w:sz w:val="24"/>
            <w:szCs w:val="24"/>
            <w:vertAlign w:val="superscript"/>
            <w:lang w:val="en-US"/>
          </w:rPr>
          <w:delText>12</w:delText>
        </w:r>
        <w:r w:rsidR="00F14726" w:rsidRPr="00D53020" w:rsidDel="006423FE">
          <w:rPr>
            <w:rFonts w:ascii="Times New Roman" w:hAnsi="Times New Roman" w:cs="Times New Roman"/>
            <w:sz w:val="24"/>
            <w:szCs w:val="24"/>
            <w:lang w:val="en-US"/>
          </w:rPr>
          <w:delText xml:space="preserve">C) stable isotope ratios using VPDB for </w:delText>
        </w:r>
        <w:r w:rsidR="0076329A" w:rsidRPr="00D53020" w:rsidDel="006423FE">
          <w:rPr>
            <w:rFonts w:ascii="Times New Roman" w:hAnsi="Times New Roman" w:cs="Times New Roman"/>
            <w:sz w:val="24"/>
            <w:szCs w:val="24"/>
            <w:lang w:val="en-US"/>
          </w:rPr>
          <w:delText>reference</w:delText>
        </w:r>
        <w:r w:rsidR="00F14726" w:rsidRPr="00D53020" w:rsidDel="006423FE">
          <w:rPr>
            <w:rFonts w:ascii="Times New Roman" w:hAnsi="Times New Roman" w:cs="Times New Roman"/>
            <w:sz w:val="24"/>
            <w:szCs w:val="24"/>
            <w:lang w:val="en-US"/>
          </w:rPr>
          <w:delText xml:space="preserve">. Samples were </w:delText>
        </w:r>
      </w:del>
      <w:ins w:id="303" w:author="Gordon Holtgrieve" w:date="2018-08-22T16:05:00Z">
        <w:r w:rsidR="006423FE">
          <w:rPr>
            <w:rFonts w:ascii="Times New Roman" w:hAnsi="Times New Roman" w:cs="Times New Roman"/>
            <w:sz w:val="24"/>
            <w:szCs w:val="24"/>
            <w:lang w:val="en-US"/>
          </w:rPr>
          <w:t xml:space="preserve"> </w:t>
        </w:r>
      </w:ins>
      <w:ins w:id="304" w:author="Gordon Holtgrieve" w:date="2018-08-22T16:06:00Z">
        <w:r w:rsidR="006423FE" w:rsidRPr="00D53020">
          <w:rPr>
            <w:rFonts w:ascii="Times New Roman" w:hAnsi="Times New Roman" w:cs="Times New Roman"/>
            <w:sz w:val="24"/>
            <w:szCs w:val="24"/>
            <w:lang w:val="en-US"/>
          </w:rPr>
          <w:t>and carbon (</w:t>
        </w:r>
        <w:r w:rsidR="006423FE" w:rsidRPr="00D53020">
          <w:rPr>
            <w:rFonts w:ascii="Times New Roman" w:hAnsi="Times New Roman" w:cs="Times New Roman"/>
            <w:sz w:val="24"/>
            <w:szCs w:val="24"/>
            <w:vertAlign w:val="superscript"/>
            <w:lang w:val="en-US"/>
          </w:rPr>
          <w:t>13</w:t>
        </w:r>
        <w:r w:rsidR="006423FE" w:rsidRPr="00D53020">
          <w:rPr>
            <w:rFonts w:ascii="Times New Roman" w:hAnsi="Times New Roman" w:cs="Times New Roman"/>
            <w:sz w:val="24"/>
            <w:szCs w:val="24"/>
            <w:lang w:val="en-US"/>
          </w:rPr>
          <w:t>C/</w:t>
        </w:r>
        <w:r w:rsidR="006423FE" w:rsidRPr="00D53020">
          <w:rPr>
            <w:rFonts w:ascii="Times New Roman" w:hAnsi="Times New Roman" w:cs="Times New Roman"/>
            <w:sz w:val="24"/>
            <w:szCs w:val="24"/>
            <w:vertAlign w:val="superscript"/>
            <w:lang w:val="en-US"/>
          </w:rPr>
          <w:t>12</w:t>
        </w:r>
        <w:r w:rsidR="006423FE" w:rsidRPr="00D53020">
          <w:rPr>
            <w:rFonts w:ascii="Times New Roman" w:hAnsi="Times New Roman" w:cs="Times New Roman"/>
            <w:sz w:val="24"/>
            <w:szCs w:val="24"/>
            <w:lang w:val="en-US"/>
          </w:rPr>
          <w:t xml:space="preserve">C) </w:t>
        </w:r>
      </w:ins>
      <w:ins w:id="305" w:author="Gordon Holtgrieve" w:date="2018-08-23T12:36:00Z">
        <w:r w:rsidR="004E5267" w:rsidRPr="00D53020">
          <w:rPr>
            <w:rFonts w:ascii="Times New Roman" w:hAnsi="Times New Roman" w:cs="Times New Roman"/>
            <w:sz w:val="24"/>
            <w:szCs w:val="24"/>
            <w:lang w:val="en-US"/>
          </w:rPr>
          <w:t xml:space="preserve">stable isotope ratios </w:t>
        </w:r>
      </w:ins>
      <w:ins w:id="306" w:author="Gordon Holtgrieve" w:date="2018-08-22T16:05:00Z">
        <w:r w:rsidR="006423FE">
          <w:rPr>
            <w:rFonts w:ascii="Times New Roman" w:hAnsi="Times New Roman" w:cs="Times New Roman"/>
            <w:sz w:val="24"/>
            <w:szCs w:val="24"/>
            <w:lang w:val="en-US"/>
          </w:rPr>
          <w:t xml:space="preserve">at the </w:t>
        </w:r>
      </w:ins>
      <w:del w:id="307" w:author="Gordon Holtgrieve" w:date="2018-08-22T16:05:00Z">
        <w:r w:rsidR="00F14726" w:rsidRPr="00D53020" w:rsidDel="006423FE">
          <w:rPr>
            <w:rFonts w:ascii="Times New Roman" w:hAnsi="Times New Roman" w:cs="Times New Roman"/>
            <w:sz w:val="24"/>
            <w:szCs w:val="24"/>
            <w:lang w:val="en-US"/>
          </w:rPr>
          <w:delText>analyzed at</w:delText>
        </w:r>
      </w:del>
      <w:r w:rsidR="00F14726" w:rsidRPr="00D53020">
        <w:rPr>
          <w:rFonts w:ascii="Times New Roman" w:hAnsi="Times New Roman" w:cs="Times New Roman"/>
          <w:sz w:val="24"/>
          <w:szCs w:val="24"/>
          <w:lang w:val="en-US"/>
        </w:rPr>
        <w:t xml:space="preserve"> University of Washington’s </w:t>
      </w:r>
      <w:proofErr w:type="spellStart"/>
      <w:r w:rsidR="00F14726" w:rsidRPr="00D53020">
        <w:rPr>
          <w:rFonts w:ascii="Times New Roman" w:hAnsi="Times New Roman" w:cs="Times New Roman"/>
          <w:sz w:val="24"/>
          <w:szCs w:val="24"/>
          <w:lang w:val="en-US"/>
        </w:rPr>
        <w:t>IsoLab</w:t>
      </w:r>
      <w:proofErr w:type="spellEnd"/>
      <w:r w:rsidR="00F14726" w:rsidRPr="00D53020">
        <w:rPr>
          <w:rFonts w:ascii="Times New Roman" w:hAnsi="Times New Roman" w:cs="Times New Roman"/>
          <w:sz w:val="24"/>
          <w:szCs w:val="24"/>
          <w:lang w:val="en-US"/>
        </w:rPr>
        <w:t xml:space="preserve"> using a </w:t>
      </w:r>
      <w:proofErr w:type="spellStart"/>
      <w:r w:rsidR="00F14726" w:rsidRPr="00D53020">
        <w:rPr>
          <w:rFonts w:ascii="Times New Roman" w:hAnsi="Times New Roman" w:cs="Times New Roman"/>
          <w:sz w:val="24"/>
          <w:szCs w:val="24"/>
          <w:lang w:val="en-US"/>
        </w:rPr>
        <w:t>Costech</w:t>
      </w:r>
      <w:proofErr w:type="spellEnd"/>
      <w:r w:rsidR="00F14726" w:rsidRPr="00D53020">
        <w:rPr>
          <w:rFonts w:ascii="Times New Roman" w:hAnsi="Times New Roman" w:cs="Times New Roman"/>
          <w:sz w:val="24"/>
          <w:szCs w:val="24"/>
          <w:lang w:val="en-US"/>
        </w:rPr>
        <w:t xml:space="preserve"> Elemental Analyzer, </w:t>
      </w:r>
      <w:proofErr w:type="spellStart"/>
      <w:r w:rsidR="00F14726" w:rsidRPr="00D53020">
        <w:rPr>
          <w:rFonts w:ascii="Times New Roman" w:hAnsi="Times New Roman" w:cs="Times New Roman"/>
          <w:sz w:val="24"/>
          <w:szCs w:val="24"/>
          <w:lang w:val="en-US"/>
        </w:rPr>
        <w:t>Conflo</w:t>
      </w:r>
      <w:proofErr w:type="spellEnd"/>
      <w:r w:rsidR="00F14726" w:rsidRPr="00D53020">
        <w:rPr>
          <w:rFonts w:ascii="Times New Roman" w:hAnsi="Times New Roman" w:cs="Times New Roman"/>
          <w:sz w:val="24"/>
          <w:szCs w:val="24"/>
          <w:lang w:val="en-US"/>
        </w:rPr>
        <w:t xml:space="preserve"> III MAT253 for continuous </w:t>
      </w:r>
      <w:r w:rsidR="0076329A" w:rsidRPr="00D53020">
        <w:rPr>
          <w:rFonts w:ascii="Times New Roman" w:hAnsi="Times New Roman" w:cs="Times New Roman"/>
          <w:sz w:val="24"/>
          <w:szCs w:val="24"/>
          <w:lang w:val="en-US"/>
        </w:rPr>
        <w:t>flow-based</w:t>
      </w:r>
      <w:r w:rsidR="00F14726" w:rsidRPr="00D53020">
        <w:rPr>
          <w:rFonts w:ascii="Times New Roman" w:hAnsi="Times New Roman" w:cs="Times New Roman"/>
          <w:sz w:val="24"/>
          <w:szCs w:val="24"/>
          <w:lang w:val="en-US"/>
        </w:rPr>
        <w:t xml:space="preserve"> measurements. </w:t>
      </w:r>
      <w:del w:id="308" w:author="Gordon Holtgrieve" w:date="2018-08-23T12:37:00Z">
        <w:r w:rsidR="0076329A" w:rsidRPr="00D53020" w:rsidDel="004E5267">
          <w:rPr>
            <w:rFonts w:ascii="Times New Roman" w:hAnsi="Times New Roman" w:cs="Times New Roman"/>
            <w:sz w:val="24"/>
            <w:szCs w:val="24"/>
            <w:lang w:val="en-US"/>
          </w:rPr>
          <w:delText xml:space="preserve">Measurements </w:delText>
        </w:r>
      </w:del>
      <w:ins w:id="309" w:author="Gordon Holtgrieve" w:date="2018-08-23T12:37:00Z">
        <w:r w:rsidR="004E5267">
          <w:rPr>
            <w:rFonts w:ascii="Times New Roman" w:hAnsi="Times New Roman" w:cs="Times New Roman"/>
            <w:sz w:val="24"/>
            <w:szCs w:val="24"/>
            <w:lang w:val="en-US"/>
          </w:rPr>
          <w:t xml:space="preserve">Data </w:t>
        </w:r>
      </w:ins>
      <w:r w:rsidR="0076329A" w:rsidRPr="00D53020">
        <w:rPr>
          <w:rFonts w:ascii="Times New Roman" w:hAnsi="Times New Roman" w:cs="Times New Roman"/>
          <w:sz w:val="24"/>
          <w:szCs w:val="24"/>
          <w:lang w:val="en-US"/>
        </w:rPr>
        <w:t xml:space="preserve">are reported </w:t>
      </w:r>
      <w:ins w:id="310" w:author="Gordon Holtgrieve" w:date="2018-08-22T16:04:00Z">
        <w:r w:rsidR="006423FE">
          <w:rPr>
            <w:rFonts w:ascii="Times New Roman" w:hAnsi="Times New Roman" w:cs="Times New Roman"/>
            <w:sz w:val="24"/>
            <w:szCs w:val="24"/>
            <w:lang w:val="en-US"/>
          </w:rPr>
          <w:t>using standard delt</w:t>
        </w:r>
      </w:ins>
      <w:ins w:id="311" w:author="Gordon Holtgrieve" w:date="2018-08-22T16:05:00Z">
        <w:r w:rsidR="006423FE">
          <w:rPr>
            <w:rFonts w:ascii="Times New Roman" w:hAnsi="Times New Roman" w:cs="Times New Roman"/>
            <w:sz w:val="24"/>
            <w:szCs w:val="24"/>
            <w:lang w:val="en-US"/>
          </w:rPr>
          <w:t>a</w:t>
        </w:r>
      </w:ins>
      <w:ins w:id="312" w:author="Gordon Holtgrieve" w:date="2018-08-22T16:04:00Z">
        <w:r w:rsidR="006423FE">
          <w:rPr>
            <w:rFonts w:ascii="Times New Roman" w:hAnsi="Times New Roman" w:cs="Times New Roman"/>
            <w:sz w:val="24"/>
            <w:szCs w:val="24"/>
            <w:lang w:val="en-US"/>
          </w:rPr>
          <w:t xml:space="preserve"> notation, </w:t>
        </w:r>
      </w:ins>
      <w:del w:id="313" w:author="Gordon Holtgrieve" w:date="2018-08-22T16:04:00Z">
        <w:r w:rsidR="0076329A" w:rsidRPr="00D53020" w:rsidDel="006423FE">
          <w:rPr>
            <w:rFonts w:ascii="Times New Roman" w:hAnsi="Times New Roman" w:cs="Times New Roman"/>
            <w:sz w:val="24"/>
            <w:szCs w:val="24"/>
            <w:lang w:val="en-US"/>
          </w:rPr>
          <w:delText xml:space="preserve">as </w:delText>
        </w:r>
        <w:r w:rsidR="0076329A" w:rsidRPr="00D53020" w:rsidDel="006423FE">
          <w:rPr>
            <w:rFonts w:ascii="Times New Roman" w:hAnsi="Times New Roman" w:cs="Times New Roman"/>
            <w:sz w:val="24"/>
            <w:szCs w:val="24"/>
            <w:lang w:val="en-US"/>
          </w:rPr>
          <w:sym w:font="Symbol" w:char="F064"/>
        </w:r>
        <w:r w:rsidR="0076329A" w:rsidRPr="00D53020" w:rsidDel="006423FE">
          <w:rPr>
            <w:rFonts w:ascii="Times New Roman" w:hAnsi="Times New Roman" w:cs="Times New Roman"/>
            <w:sz w:val="24"/>
            <w:szCs w:val="24"/>
            <w:vertAlign w:val="superscript"/>
            <w:lang w:val="en-US"/>
          </w:rPr>
          <w:delText>15</w:delText>
        </w:r>
        <w:r w:rsidR="0076329A" w:rsidRPr="00D53020" w:rsidDel="006423FE">
          <w:rPr>
            <w:rFonts w:ascii="Times New Roman" w:hAnsi="Times New Roman" w:cs="Times New Roman"/>
            <w:sz w:val="24"/>
            <w:szCs w:val="24"/>
            <w:lang w:val="en-US"/>
          </w:rPr>
          <w:delText xml:space="preserve">N or </w:delText>
        </w:r>
        <w:r w:rsidR="0076329A" w:rsidRPr="00D53020" w:rsidDel="006423FE">
          <w:rPr>
            <w:rFonts w:ascii="Times New Roman" w:hAnsi="Times New Roman" w:cs="Times New Roman"/>
            <w:sz w:val="24"/>
            <w:szCs w:val="24"/>
            <w:lang w:val="en-US"/>
          </w:rPr>
          <w:sym w:font="Symbol" w:char="F064"/>
        </w:r>
        <w:r w:rsidR="0076329A" w:rsidRPr="00D53020" w:rsidDel="006423FE">
          <w:rPr>
            <w:rFonts w:ascii="Times New Roman" w:hAnsi="Times New Roman" w:cs="Times New Roman"/>
            <w:sz w:val="24"/>
            <w:szCs w:val="24"/>
            <w:vertAlign w:val="superscript"/>
            <w:lang w:val="en-US"/>
          </w:rPr>
          <w:delText>13</w:delText>
        </w:r>
        <w:r w:rsidR="0076329A" w:rsidRPr="00D53020" w:rsidDel="006423FE">
          <w:rPr>
            <w:rFonts w:ascii="Times New Roman" w:hAnsi="Times New Roman" w:cs="Times New Roman"/>
            <w:sz w:val="24"/>
            <w:szCs w:val="24"/>
            <w:lang w:val="en-US"/>
          </w:rPr>
          <w:delText xml:space="preserve">C </w:delText>
        </w:r>
      </w:del>
      <w:r w:rsidR="0076329A" w:rsidRPr="00D53020">
        <w:rPr>
          <w:rFonts w:ascii="Times New Roman" w:hAnsi="Times New Roman" w:cs="Times New Roman"/>
          <w:sz w:val="24"/>
          <w:szCs w:val="24"/>
          <w:lang w:val="en-US"/>
        </w:rPr>
        <w:t xml:space="preserve">which </w:t>
      </w:r>
      <w:del w:id="314" w:author="Gordon Holtgrieve" w:date="2018-08-22T16:04:00Z">
        <w:r w:rsidR="0076329A" w:rsidRPr="00D53020" w:rsidDel="006423FE">
          <w:rPr>
            <w:rFonts w:ascii="Times New Roman" w:hAnsi="Times New Roman" w:cs="Times New Roman"/>
            <w:sz w:val="24"/>
            <w:szCs w:val="24"/>
            <w:lang w:val="en-US"/>
          </w:rPr>
          <w:delText xml:space="preserve">represent </w:delText>
        </w:r>
      </w:del>
      <w:ins w:id="315" w:author="Gordon Holtgrieve" w:date="2018-08-22T16:04:00Z">
        <w:r w:rsidR="006423FE">
          <w:rPr>
            <w:rFonts w:ascii="Times New Roman" w:hAnsi="Times New Roman" w:cs="Times New Roman"/>
            <w:sz w:val="24"/>
            <w:szCs w:val="24"/>
            <w:lang w:val="en-US"/>
          </w:rPr>
          <w:t>describes</w:t>
        </w:r>
        <w:r w:rsidR="006423FE" w:rsidRPr="00D53020">
          <w:rPr>
            <w:rFonts w:ascii="Times New Roman" w:hAnsi="Times New Roman" w:cs="Times New Roman"/>
            <w:sz w:val="24"/>
            <w:szCs w:val="24"/>
            <w:lang w:val="en-US"/>
          </w:rPr>
          <w:t xml:space="preserve"> </w:t>
        </w:r>
      </w:ins>
      <w:r w:rsidR="0076329A" w:rsidRPr="00D53020">
        <w:rPr>
          <w:rFonts w:ascii="Times New Roman" w:hAnsi="Times New Roman" w:cs="Times New Roman"/>
          <w:sz w:val="24"/>
          <w:szCs w:val="24"/>
          <w:lang w:val="en-US"/>
        </w:rPr>
        <w:t xml:space="preserve">the per mil deviation in </w:t>
      </w:r>
      <w:ins w:id="316" w:author="Gordon Holtgrieve" w:date="2018-08-22T16:04:00Z">
        <w:r w:rsidR="006423FE">
          <w:rPr>
            <w:rFonts w:ascii="Times New Roman" w:hAnsi="Times New Roman" w:cs="Times New Roman"/>
            <w:sz w:val="24"/>
            <w:szCs w:val="24"/>
            <w:lang w:val="en-US"/>
          </w:rPr>
          <w:t xml:space="preserve">the ratio of </w:t>
        </w:r>
      </w:ins>
      <w:r w:rsidR="0076329A" w:rsidRPr="00D53020">
        <w:rPr>
          <w:rFonts w:ascii="Times New Roman" w:hAnsi="Times New Roman" w:cs="Times New Roman"/>
          <w:sz w:val="24"/>
          <w:szCs w:val="24"/>
          <w:lang w:val="en-US"/>
        </w:rPr>
        <w:t xml:space="preserve">heavy </w:t>
      </w:r>
      <w:ins w:id="317" w:author="Gordon Holtgrieve" w:date="2018-08-22T16:04:00Z">
        <w:r w:rsidR="006423FE">
          <w:rPr>
            <w:rFonts w:ascii="Times New Roman" w:hAnsi="Times New Roman" w:cs="Times New Roman"/>
            <w:sz w:val="24"/>
            <w:szCs w:val="24"/>
            <w:lang w:val="en-US"/>
          </w:rPr>
          <w:t xml:space="preserve">to light </w:t>
        </w:r>
      </w:ins>
      <w:r w:rsidR="0076329A" w:rsidRPr="00D53020">
        <w:rPr>
          <w:rFonts w:ascii="Times New Roman" w:hAnsi="Times New Roman" w:cs="Times New Roman"/>
          <w:sz w:val="24"/>
          <w:szCs w:val="24"/>
          <w:lang w:val="en-US"/>
        </w:rPr>
        <w:t xml:space="preserve">isotope </w:t>
      </w:r>
      <w:ins w:id="318" w:author="Gordon Holtgrieve" w:date="2018-08-22T16:05:00Z">
        <w:r w:rsidR="006423FE">
          <w:rPr>
            <w:rFonts w:ascii="Times New Roman" w:hAnsi="Times New Roman" w:cs="Times New Roman"/>
            <w:sz w:val="24"/>
            <w:szCs w:val="24"/>
            <w:lang w:val="en-US"/>
          </w:rPr>
          <w:t xml:space="preserve">relative to </w:t>
        </w:r>
      </w:ins>
      <w:del w:id="319" w:author="Gordon Holtgrieve" w:date="2018-08-22T16:05:00Z">
        <w:r w:rsidR="0076329A" w:rsidRPr="00D53020" w:rsidDel="006423FE">
          <w:rPr>
            <w:rFonts w:ascii="Times New Roman" w:hAnsi="Times New Roman" w:cs="Times New Roman"/>
            <w:sz w:val="24"/>
            <w:szCs w:val="24"/>
            <w:lang w:val="en-US"/>
          </w:rPr>
          <w:delText xml:space="preserve">abundance </w:delText>
        </w:r>
      </w:del>
      <w:del w:id="320" w:author="Gordon Holtgrieve" w:date="2018-08-22T16:06:00Z">
        <w:r w:rsidR="0076329A" w:rsidRPr="00D53020" w:rsidDel="006423FE">
          <w:rPr>
            <w:rFonts w:ascii="Times New Roman" w:hAnsi="Times New Roman" w:cs="Times New Roman"/>
            <w:sz w:val="24"/>
            <w:szCs w:val="24"/>
            <w:lang w:val="en-US"/>
          </w:rPr>
          <w:delText>from the isotopic standard</w:delText>
        </w:r>
      </w:del>
      <w:ins w:id="321" w:author="Gordon Holtgrieve" w:date="2018-08-23T12:37:00Z">
        <w:r w:rsidR="004E5267">
          <w:rPr>
            <w:rFonts w:ascii="Times New Roman" w:hAnsi="Times New Roman" w:cs="Times New Roman"/>
            <w:sz w:val="24"/>
            <w:szCs w:val="24"/>
            <w:lang w:val="en-US"/>
          </w:rPr>
          <w:t>accepted</w:t>
        </w:r>
      </w:ins>
      <w:ins w:id="322" w:author="Gordon Holtgrieve" w:date="2018-08-22T16:06:00Z">
        <w:r w:rsidR="006423FE">
          <w:rPr>
            <w:rFonts w:ascii="Times New Roman" w:hAnsi="Times New Roman" w:cs="Times New Roman"/>
            <w:sz w:val="24"/>
            <w:szCs w:val="24"/>
            <w:lang w:val="en-US"/>
          </w:rPr>
          <w:t xml:space="preserve"> </w:t>
        </w:r>
      </w:ins>
      <w:ins w:id="323" w:author="Gordon Holtgrieve" w:date="2018-08-23T12:37:00Z">
        <w:r w:rsidR="004E5267">
          <w:rPr>
            <w:rFonts w:ascii="Times New Roman" w:hAnsi="Times New Roman" w:cs="Times New Roman"/>
            <w:sz w:val="24"/>
            <w:szCs w:val="24"/>
            <w:lang w:val="en-US"/>
          </w:rPr>
          <w:t>international</w:t>
        </w:r>
      </w:ins>
      <w:ins w:id="324" w:author="Gordon Holtgrieve" w:date="2018-08-22T16:06:00Z">
        <w:r w:rsidR="006423FE">
          <w:rPr>
            <w:rFonts w:ascii="Times New Roman" w:hAnsi="Times New Roman" w:cs="Times New Roman"/>
            <w:sz w:val="24"/>
            <w:szCs w:val="24"/>
            <w:lang w:val="en-US"/>
          </w:rPr>
          <w:t xml:space="preserve"> standards, in this case air and Vienna Pee Dee </w:t>
        </w:r>
        <w:proofErr w:type="spellStart"/>
        <w:r w:rsidR="006423FE">
          <w:rPr>
            <w:rFonts w:ascii="Times New Roman" w:hAnsi="Times New Roman" w:cs="Times New Roman"/>
            <w:sz w:val="24"/>
            <w:szCs w:val="24"/>
            <w:lang w:val="en-US"/>
          </w:rPr>
          <w:t>Belemite</w:t>
        </w:r>
        <w:proofErr w:type="spellEnd"/>
        <w:r w:rsidR="006423FE">
          <w:rPr>
            <w:rFonts w:ascii="Times New Roman" w:hAnsi="Times New Roman" w:cs="Times New Roman"/>
            <w:sz w:val="24"/>
            <w:szCs w:val="24"/>
            <w:lang w:val="en-US"/>
          </w:rPr>
          <w:t xml:space="preserve"> </w:t>
        </w:r>
      </w:ins>
      <w:ins w:id="325" w:author="Gordon Holtgrieve" w:date="2018-08-22T16:07:00Z">
        <w:r w:rsidR="006423FE">
          <w:rPr>
            <w:rFonts w:ascii="Times New Roman" w:hAnsi="Times New Roman" w:cs="Times New Roman"/>
            <w:sz w:val="24"/>
            <w:szCs w:val="24"/>
            <w:lang w:val="en-US"/>
          </w:rPr>
          <w:t xml:space="preserve">(VPDB) </w:t>
        </w:r>
      </w:ins>
      <w:ins w:id="326" w:author="Gordon Holtgrieve" w:date="2018-08-22T16:06:00Z">
        <w:r w:rsidR="006423FE">
          <w:rPr>
            <w:rFonts w:ascii="Times New Roman" w:hAnsi="Times New Roman" w:cs="Times New Roman"/>
            <w:sz w:val="24"/>
            <w:szCs w:val="24"/>
            <w:lang w:val="en-US"/>
          </w:rPr>
          <w:t>for N and C respectively</w:t>
        </w:r>
      </w:ins>
      <w:r w:rsidR="0076329A" w:rsidRPr="00D53020">
        <w:rPr>
          <w:rFonts w:ascii="Times New Roman" w:hAnsi="Times New Roman" w:cs="Times New Roman"/>
          <w:sz w:val="24"/>
          <w:szCs w:val="24"/>
          <w:lang w:val="en-US"/>
        </w:rPr>
        <w:t xml:space="preserve"> (</w:t>
      </w:r>
      <w:proofErr w:type="spellStart"/>
      <w:r w:rsidR="0076329A" w:rsidRPr="00D53020">
        <w:rPr>
          <w:rFonts w:ascii="Times New Roman" w:hAnsi="Times New Roman" w:cs="Times New Roman"/>
          <w:sz w:val="24"/>
          <w:szCs w:val="24"/>
          <w:lang w:val="en-US"/>
        </w:rPr>
        <w:t>Schoeninger</w:t>
      </w:r>
      <w:proofErr w:type="spellEnd"/>
      <w:r w:rsidR="0076329A" w:rsidRPr="00D53020">
        <w:rPr>
          <w:rFonts w:ascii="Times New Roman" w:hAnsi="Times New Roman" w:cs="Times New Roman"/>
          <w:sz w:val="24"/>
          <w:szCs w:val="24"/>
          <w:lang w:val="en-US"/>
        </w:rPr>
        <w:t xml:space="preserve"> et al. 1983). </w:t>
      </w:r>
      <w:r w:rsidR="00715021" w:rsidRPr="00D53020">
        <w:rPr>
          <w:rFonts w:ascii="Times New Roman" w:hAnsi="Times New Roman" w:cs="Times New Roman"/>
          <w:sz w:val="24"/>
          <w:szCs w:val="24"/>
          <w:lang w:val="en-US"/>
        </w:rPr>
        <w:t xml:space="preserve">Total nitrogen concentration </w:t>
      </w:r>
      <w:ins w:id="327" w:author="Gordon Holtgrieve" w:date="2018-08-22T16:07:00Z">
        <w:r w:rsidR="006423FE">
          <w:rPr>
            <w:rFonts w:ascii="Times New Roman" w:hAnsi="Times New Roman" w:cs="Times New Roman"/>
            <w:sz w:val="24"/>
            <w:szCs w:val="24"/>
            <w:lang w:val="en-US"/>
          </w:rPr>
          <w:t xml:space="preserve">(mg N </w:t>
        </w:r>
        <w:r w:rsidR="00221951">
          <w:rPr>
            <w:rFonts w:ascii="Times New Roman" w:hAnsi="Times New Roman" w:cs="Times New Roman"/>
            <w:sz w:val="24"/>
            <w:szCs w:val="24"/>
            <w:lang w:val="en-US"/>
          </w:rPr>
          <w:t>per gram dry soil</w:t>
        </w:r>
        <w:r w:rsidR="006423FE">
          <w:rPr>
            <w:rFonts w:ascii="Times New Roman" w:hAnsi="Times New Roman" w:cs="Times New Roman"/>
            <w:sz w:val="24"/>
            <w:szCs w:val="24"/>
            <w:lang w:val="en-US"/>
          </w:rPr>
          <w:t>)</w:t>
        </w:r>
      </w:ins>
      <w:ins w:id="328" w:author="Gordon Holtgrieve" w:date="2018-08-22T16:08:00Z">
        <w:r w:rsidR="00221951">
          <w:rPr>
            <w:rFonts w:ascii="Times New Roman" w:hAnsi="Times New Roman" w:cs="Times New Roman"/>
            <w:sz w:val="24"/>
            <w:szCs w:val="24"/>
            <w:lang w:val="en-US"/>
          </w:rPr>
          <w:t xml:space="preserve"> </w:t>
        </w:r>
      </w:ins>
      <w:r w:rsidR="00715021" w:rsidRPr="00D53020">
        <w:rPr>
          <w:rFonts w:ascii="Times New Roman" w:hAnsi="Times New Roman" w:cs="Times New Roman"/>
          <w:sz w:val="24"/>
          <w:szCs w:val="24"/>
          <w:lang w:val="en-US"/>
        </w:rPr>
        <w:t xml:space="preserve">was also calculated based on percent nitrogen </w:t>
      </w:r>
      <w:ins w:id="329" w:author="Gordon Holtgrieve" w:date="2018-08-22T16:08:00Z">
        <w:r w:rsidR="00221951">
          <w:rPr>
            <w:rFonts w:ascii="Times New Roman" w:hAnsi="Times New Roman" w:cs="Times New Roman"/>
            <w:sz w:val="24"/>
            <w:szCs w:val="24"/>
            <w:lang w:val="en-US"/>
          </w:rPr>
          <w:t>information obtained during the isotopic analysis</w:t>
        </w:r>
      </w:ins>
      <w:del w:id="330" w:author="Gordon Holtgrieve" w:date="2018-08-22T16:08:00Z">
        <w:r w:rsidR="00715021" w:rsidRPr="00D53020" w:rsidDel="00221951">
          <w:rPr>
            <w:rFonts w:ascii="Times New Roman" w:hAnsi="Times New Roman" w:cs="Times New Roman"/>
            <w:sz w:val="24"/>
            <w:szCs w:val="24"/>
            <w:lang w:val="en-US"/>
          </w:rPr>
          <w:delText>from the isotope data</w:delText>
        </w:r>
      </w:del>
      <w:r w:rsidR="00D365D8" w:rsidRPr="00D53020">
        <w:rPr>
          <w:rFonts w:ascii="Times New Roman" w:hAnsi="Times New Roman" w:cs="Times New Roman"/>
          <w:sz w:val="24"/>
          <w:szCs w:val="24"/>
          <w:lang w:val="en-US"/>
        </w:rPr>
        <w:t>.</w:t>
      </w:r>
      <w:r w:rsidR="00715021" w:rsidRPr="00D53020">
        <w:rPr>
          <w:rFonts w:ascii="Times New Roman" w:hAnsi="Times New Roman" w:cs="Times New Roman"/>
          <w:sz w:val="24"/>
          <w:szCs w:val="24"/>
          <w:lang w:val="en-US"/>
        </w:rPr>
        <w:t xml:space="preserve"> </w:t>
      </w:r>
      <w:del w:id="331" w:author="Gordon Holtgrieve" w:date="2018-08-22T16:08:00Z">
        <w:r w:rsidR="00715021" w:rsidRPr="00D53020" w:rsidDel="00221951">
          <w:rPr>
            <w:rFonts w:ascii="Times New Roman" w:hAnsi="Times New Roman" w:cs="Times New Roman"/>
            <w:sz w:val="24"/>
            <w:szCs w:val="24"/>
            <w:lang w:val="en-US"/>
          </w:rPr>
          <w:delText xml:space="preserve">Percent nitrogen was converted to mg nitrogen per gram dry soil. </w:delText>
        </w:r>
      </w:del>
    </w:p>
    <w:p w14:paraId="7367C7CB" w14:textId="6F7F5B26" w:rsidR="00347EE2" w:rsidRPr="00F34411" w:rsidRDefault="0076329A" w:rsidP="00347EE2">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5C4B78" w:rsidRPr="00D53020">
        <w:rPr>
          <w:rFonts w:ascii="Times New Roman" w:hAnsi="Times New Roman" w:cs="Times New Roman"/>
          <w:sz w:val="24"/>
          <w:szCs w:val="24"/>
          <w:lang w:val="en-US"/>
        </w:rPr>
        <w:t xml:space="preserve">For </w:t>
      </w:r>
      <w:ins w:id="332" w:author="Gordon Holtgrieve" w:date="2018-08-22T16:09:00Z">
        <w:r w:rsidR="007515ED" w:rsidRPr="007515ED">
          <w:rPr>
            <w:rFonts w:ascii="Times New Roman" w:hAnsi="Times New Roman" w:cs="Times New Roman"/>
            <w:sz w:val="24"/>
            <w:szCs w:val="24"/>
            <w:vertAlign w:val="superscript"/>
            <w:lang w:val="en-US"/>
            <w:rPrChange w:id="333" w:author="Gordon Holtgrieve" w:date="2018-08-22T16:10:00Z">
              <w:rPr>
                <w:rFonts w:ascii="Times New Roman" w:hAnsi="Times New Roman" w:cs="Times New Roman"/>
                <w:sz w:val="24"/>
                <w:szCs w:val="24"/>
                <w:lang w:val="en-US"/>
              </w:rPr>
            </w:rPrChange>
          </w:rPr>
          <w:t>15</w:t>
        </w:r>
        <w:r w:rsidR="007515ED">
          <w:rPr>
            <w:rFonts w:ascii="Times New Roman" w:hAnsi="Times New Roman" w:cs="Times New Roman"/>
            <w:sz w:val="24"/>
            <w:szCs w:val="24"/>
            <w:lang w:val="en-US"/>
          </w:rPr>
          <w:t>N/</w:t>
        </w:r>
        <w:r w:rsidR="007515ED" w:rsidRPr="007515ED">
          <w:rPr>
            <w:rFonts w:ascii="Times New Roman" w:hAnsi="Times New Roman" w:cs="Times New Roman"/>
            <w:sz w:val="24"/>
            <w:szCs w:val="24"/>
            <w:vertAlign w:val="superscript"/>
            <w:lang w:val="en-US"/>
            <w:rPrChange w:id="334" w:author="Gordon Holtgrieve" w:date="2018-08-22T16:10:00Z">
              <w:rPr>
                <w:rFonts w:ascii="Times New Roman" w:hAnsi="Times New Roman" w:cs="Times New Roman"/>
                <w:sz w:val="24"/>
                <w:szCs w:val="24"/>
                <w:lang w:val="en-US"/>
              </w:rPr>
            </w:rPrChange>
          </w:rPr>
          <w:t>14</w:t>
        </w:r>
        <w:r w:rsidR="007515ED">
          <w:rPr>
            <w:rFonts w:ascii="Times New Roman" w:hAnsi="Times New Roman" w:cs="Times New Roman"/>
            <w:sz w:val="24"/>
            <w:szCs w:val="24"/>
            <w:lang w:val="en-US"/>
          </w:rPr>
          <w:t xml:space="preserve">N </w:t>
        </w:r>
      </w:ins>
      <w:del w:id="335" w:author="Gordon Holtgrieve" w:date="2018-08-22T16:09:00Z">
        <w:r w:rsidR="005C4B78" w:rsidRPr="00D53020" w:rsidDel="007515ED">
          <w:rPr>
            <w:rFonts w:ascii="Times New Roman" w:hAnsi="Times New Roman" w:cs="Times New Roman"/>
            <w:sz w:val="24"/>
            <w:szCs w:val="24"/>
            <w:lang w:val="en-US"/>
          </w:rPr>
          <w:delText xml:space="preserve">inorganic </w:delText>
        </w:r>
      </w:del>
      <w:r w:rsidR="005C4B78" w:rsidRPr="00D53020">
        <w:rPr>
          <w:rFonts w:ascii="Times New Roman" w:hAnsi="Times New Roman" w:cs="Times New Roman"/>
          <w:sz w:val="24"/>
          <w:szCs w:val="24"/>
          <w:lang w:val="en-US"/>
        </w:rPr>
        <w:t>stable isotope analysis of NH</w:t>
      </w:r>
      <w:r w:rsidR="005C4B78" w:rsidRPr="00D53020">
        <w:rPr>
          <w:rFonts w:ascii="Times New Roman" w:hAnsi="Times New Roman" w:cs="Times New Roman"/>
          <w:sz w:val="24"/>
          <w:szCs w:val="24"/>
          <w:vertAlign w:val="subscript"/>
          <w:lang w:val="en-US"/>
        </w:rPr>
        <w:t>4</w:t>
      </w:r>
      <w:r w:rsidR="005C4B78" w:rsidRPr="00D53020">
        <w:rPr>
          <w:rFonts w:ascii="Times New Roman" w:hAnsi="Times New Roman" w:cs="Times New Roman"/>
          <w:sz w:val="24"/>
          <w:szCs w:val="24"/>
          <w:vertAlign w:val="superscript"/>
          <w:lang w:val="en-US"/>
        </w:rPr>
        <w:t xml:space="preserve">+ </w:t>
      </w:r>
      <w:r w:rsidR="005C4B78" w:rsidRPr="00D53020">
        <w:rPr>
          <w:rFonts w:ascii="Times New Roman" w:hAnsi="Times New Roman" w:cs="Times New Roman"/>
          <w:sz w:val="24"/>
          <w:szCs w:val="24"/>
          <w:lang w:val="en-US"/>
        </w:rPr>
        <w:t>and NO</w:t>
      </w:r>
      <w:r w:rsidR="005C4B78" w:rsidRPr="00D53020">
        <w:rPr>
          <w:rFonts w:ascii="Times New Roman" w:hAnsi="Times New Roman" w:cs="Times New Roman"/>
          <w:sz w:val="24"/>
          <w:szCs w:val="24"/>
          <w:vertAlign w:val="subscript"/>
          <w:lang w:val="en-US"/>
        </w:rPr>
        <w:t>3</w:t>
      </w:r>
      <w:r w:rsidR="005C4B78" w:rsidRPr="00D53020">
        <w:rPr>
          <w:rFonts w:ascii="Times New Roman" w:hAnsi="Times New Roman" w:cs="Times New Roman"/>
          <w:sz w:val="24"/>
          <w:szCs w:val="24"/>
          <w:vertAlign w:val="superscript"/>
          <w:lang w:val="en-US"/>
        </w:rPr>
        <w:t>-</w:t>
      </w:r>
      <w:r w:rsidR="005C4B78" w:rsidRPr="00D53020">
        <w:rPr>
          <w:rFonts w:ascii="Times New Roman" w:hAnsi="Times New Roman" w:cs="Times New Roman"/>
          <w:sz w:val="24"/>
          <w:szCs w:val="24"/>
          <w:lang w:val="en-US"/>
        </w:rPr>
        <w:t xml:space="preserve">, </w:t>
      </w:r>
      <w:ins w:id="336" w:author="Gordon Holtgrieve" w:date="2018-08-22T16:09:00Z">
        <w:r w:rsidR="007515ED">
          <w:rPr>
            <w:rFonts w:ascii="Times New Roman" w:hAnsi="Times New Roman" w:cs="Times New Roman"/>
            <w:sz w:val="24"/>
            <w:szCs w:val="24"/>
            <w:lang w:val="en-US"/>
          </w:rPr>
          <w:t xml:space="preserve">the </w:t>
        </w:r>
      </w:ins>
      <w:r w:rsidR="005C4B78" w:rsidRPr="00D53020">
        <w:rPr>
          <w:rFonts w:ascii="Times New Roman" w:hAnsi="Times New Roman" w:cs="Times New Roman"/>
          <w:sz w:val="24"/>
          <w:szCs w:val="24"/>
          <w:lang w:val="en-US"/>
        </w:rPr>
        <w:t xml:space="preserve">total volume of formerly frozen filtered </w:t>
      </w:r>
      <w:ins w:id="337" w:author="Gordon Holtgrieve" w:date="2018-08-22T16:09:00Z">
        <w:r w:rsidR="007515ED">
          <w:rPr>
            <w:rFonts w:ascii="Times New Roman" w:hAnsi="Times New Roman" w:cs="Times New Roman"/>
            <w:sz w:val="24"/>
            <w:szCs w:val="24"/>
            <w:lang w:val="en-US"/>
          </w:rPr>
          <w:t xml:space="preserve">KCL </w:t>
        </w:r>
      </w:ins>
      <w:r w:rsidR="005C4B78" w:rsidRPr="00D53020">
        <w:rPr>
          <w:rFonts w:ascii="Times New Roman" w:hAnsi="Times New Roman" w:cs="Times New Roman"/>
          <w:sz w:val="24"/>
          <w:szCs w:val="24"/>
          <w:lang w:val="en-US"/>
        </w:rPr>
        <w:t xml:space="preserve">extracts </w:t>
      </w:r>
      <w:r w:rsidR="009B6322" w:rsidRPr="00D53020">
        <w:rPr>
          <w:rFonts w:ascii="Times New Roman" w:hAnsi="Times New Roman" w:cs="Times New Roman"/>
          <w:sz w:val="24"/>
          <w:szCs w:val="24"/>
          <w:lang w:val="en-US"/>
        </w:rPr>
        <w:t>were</w:t>
      </w:r>
      <w:r w:rsidR="005C4B78" w:rsidRPr="00D53020">
        <w:rPr>
          <w:rFonts w:ascii="Times New Roman" w:hAnsi="Times New Roman" w:cs="Times New Roman"/>
          <w:sz w:val="24"/>
          <w:szCs w:val="24"/>
          <w:lang w:val="en-US"/>
        </w:rPr>
        <w:t xml:space="preserve"> measured and placed in Erlenmeyer flasks</w:t>
      </w:r>
      <w:ins w:id="338" w:author="Gordon Holtgrieve" w:date="2018-08-22T16:10:00Z">
        <w:r w:rsidR="007515ED">
          <w:rPr>
            <w:rFonts w:ascii="Times New Roman" w:hAnsi="Times New Roman" w:cs="Times New Roman"/>
            <w:sz w:val="24"/>
            <w:szCs w:val="24"/>
            <w:lang w:val="en-US"/>
          </w:rPr>
          <w:t xml:space="preserve"> to undergo </w:t>
        </w:r>
      </w:ins>
      <w:ins w:id="339" w:author="Gordon Holtgrieve" w:date="2018-08-22T16:14:00Z">
        <w:r w:rsidR="00A6680C">
          <w:rPr>
            <w:rFonts w:ascii="Times New Roman" w:hAnsi="Times New Roman" w:cs="Times New Roman"/>
            <w:sz w:val="24"/>
            <w:szCs w:val="24"/>
            <w:lang w:val="en-US"/>
          </w:rPr>
          <w:t xml:space="preserve">diffusion and capture using the methods of </w:t>
        </w:r>
        <w:commentRangeStart w:id="340"/>
        <w:r w:rsidR="00A6680C">
          <w:rPr>
            <w:rFonts w:ascii="Times New Roman" w:hAnsi="Times New Roman" w:cs="Times New Roman"/>
            <w:sz w:val="24"/>
            <w:szCs w:val="24"/>
            <w:lang w:val="en-US"/>
          </w:rPr>
          <w:t>XXX</w:t>
        </w:r>
        <w:commentRangeEnd w:id="340"/>
        <w:r w:rsidR="00A6680C">
          <w:rPr>
            <w:rStyle w:val="CommentReference"/>
          </w:rPr>
          <w:commentReference w:id="340"/>
        </w:r>
      </w:ins>
      <w:r w:rsidR="005C4B78" w:rsidRPr="00D53020">
        <w:rPr>
          <w:rFonts w:ascii="Times New Roman" w:hAnsi="Times New Roman" w:cs="Times New Roman"/>
          <w:sz w:val="24"/>
          <w:szCs w:val="24"/>
          <w:lang w:val="en-US"/>
        </w:rPr>
        <w:t xml:space="preserve">. </w:t>
      </w:r>
      <w:r w:rsidR="00892EA3" w:rsidRPr="00D53020">
        <w:rPr>
          <w:rFonts w:ascii="Times New Roman" w:hAnsi="Times New Roman" w:cs="Times New Roman"/>
          <w:sz w:val="24"/>
          <w:szCs w:val="24"/>
          <w:lang w:val="en-US"/>
        </w:rPr>
        <w:t>To retrieve NH</w:t>
      </w:r>
      <w:r w:rsidR="00892EA3" w:rsidRPr="00D53020">
        <w:rPr>
          <w:rFonts w:ascii="Times New Roman" w:hAnsi="Times New Roman" w:cs="Times New Roman"/>
          <w:sz w:val="24"/>
          <w:szCs w:val="24"/>
          <w:vertAlign w:val="subscript"/>
          <w:lang w:val="en-US"/>
        </w:rPr>
        <w:t>4</w:t>
      </w:r>
      <w:r w:rsidR="00892EA3" w:rsidRPr="00D53020">
        <w:rPr>
          <w:rFonts w:ascii="Times New Roman" w:hAnsi="Times New Roman" w:cs="Times New Roman"/>
          <w:sz w:val="24"/>
          <w:szCs w:val="24"/>
          <w:vertAlign w:val="superscript"/>
          <w:lang w:val="en-US"/>
        </w:rPr>
        <w:t>+</w:t>
      </w:r>
      <w:ins w:id="341" w:author="Gordon Holtgrieve" w:date="2018-08-23T12:38:00Z">
        <w:r w:rsidR="000047D8">
          <w:rPr>
            <w:rFonts w:ascii="Times New Roman" w:hAnsi="Times New Roman" w:cs="Times New Roman"/>
            <w:sz w:val="24"/>
            <w:szCs w:val="24"/>
            <w:vertAlign w:val="superscript"/>
            <w:lang w:val="en-US"/>
          </w:rPr>
          <w:t xml:space="preserve"> </w:t>
        </w:r>
        <w:r w:rsidR="000047D8">
          <w:rPr>
            <w:rFonts w:ascii="Times New Roman" w:hAnsi="Times New Roman" w:cs="Times New Roman"/>
            <w:sz w:val="24"/>
            <w:szCs w:val="24"/>
            <w:lang w:val="en-US"/>
          </w:rPr>
          <w:t>as gaseous NH</w:t>
        </w:r>
        <w:r w:rsidR="000047D8" w:rsidRPr="000047D8">
          <w:rPr>
            <w:rFonts w:ascii="Times New Roman" w:hAnsi="Times New Roman" w:cs="Times New Roman"/>
            <w:sz w:val="24"/>
            <w:szCs w:val="24"/>
            <w:vertAlign w:val="subscript"/>
            <w:lang w:val="en-US"/>
            <w:rPrChange w:id="342" w:author="Gordon Holtgrieve" w:date="2018-08-23T12:38:00Z">
              <w:rPr>
                <w:rFonts w:ascii="Times New Roman" w:hAnsi="Times New Roman" w:cs="Times New Roman"/>
                <w:sz w:val="24"/>
                <w:szCs w:val="24"/>
                <w:lang w:val="en-US"/>
              </w:rPr>
            </w:rPrChange>
          </w:rPr>
          <w:t>3</w:t>
        </w:r>
      </w:ins>
      <w:r w:rsidR="00892EA3" w:rsidRPr="00D53020">
        <w:rPr>
          <w:rFonts w:ascii="Times New Roman" w:hAnsi="Times New Roman" w:cs="Times New Roman"/>
          <w:sz w:val="24"/>
          <w:szCs w:val="24"/>
          <w:lang w:val="en-US"/>
        </w:rPr>
        <w:t>,</w:t>
      </w:r>
      <w:r w:rsidR="00892EA3" w:rsidRPr="00D53020">
        <w:rPr>
          <w:rFonts w:ascii="Times New Roman" w:hAnsi="Times New Roman" w:cs="Times New Roman"/>
          <w:sz w:val="24"/>
          <w:szCs w:val="24"/>
          <w:vertAlign w:val="superscript"/>
          <w:lang w:val="en-US"/>
        </w:rPr>
        <w:t xml:space="preserve"> </w:t>
      </w:r>
      <w:r w:rsidR="005C4B78" w:rsidRPr="00D53020">
        <w:rPr>
          <w:rFonts w:ascii="Times New Roman" w:hAnsi="Times New Roman" w:cs="Times New Roman"/>
          <w:sz w:val="24"/>
          <w:szCs w:val="24"/>
          <w:lang w:val="en-US"/>
        </w:rPr>
        <w:t>300</w:t>
      </w:r>
      <w:r w:rsidR="00892EA3" w:rsidRPr="00D53020">
        <w:rPr>
          <w:rFonts w:ascii="Times New Roman" w:hAnsi="Times New Roman" w:cs="Times New Roman"/>
          <w:sz w:val="24"/>
          <w:szCs w:val="24"/>
          <w:lang w:val="en-US"/>
        </w:rPr>
        <w:t xml:space="preserve"> </w:t>
      </w:r>
      <w:r w:rsidR="005C4B78" w:rsidRPr="00D53020">
        <w:rPr>
          <w:rFonts w:ascii="Times New Roman" w:hAnsi="Times New Roman" w:cs="Times New Roman"/>
          <w:sz w:val="24"/>
          <w:szCs w:val="24"/>
          <w:lang w:val="en-US"/>
        </w:rPr>
        <w:t xml:space="preserve">mg of </w:t>
      </w:r>
      <w:proofErr w:type="spellStart"/>
      <w:r w:rsidR="005C4B78" w:rsidRPr="00D53020">
        <w:rPr>
          <w:rFonts w:ascii="Times New Roman" w:hAnsi="Times New Roman" w:cs="Times New Roman"/>
          <w:sz w:val="24"/>
          <w:szCs w:val="24"/>
          <w:lang w:val="en-US"/>
        </w:rPr>
        <w:t>MgO</w:t>
      </w:r>
      <w:proofErr w:type="spellEnd"/>
      <w:r w:rsidR="005C4B78" w:rsidRPr="00D53020">
        <w:rPr>
          <w:rFonts w:ascii="Times New Roman" w:hAnsi="Times New Roman" w:cs="Times New Roman"/>
          <w:sz w:val="24"/>
          <w:szCs w:val="24"/>
          <w:lang w:val="en-US"/>
        </w:rPr>
        <w:t xml:space="preserve"> and an acid trap (1 cm glass fiber filter treated with KHSO</w:t>
      </w:r>
      <w:r w:rsidR="005C4B78" w:rsidRPr="00D53020">
        <w:rPr>
          <w:rFonts w:ascii="Times New Roman" w:hAnsi="Times New Roman" w:cs="Times New Roman"/>
          <w:sz w:val="24"/>
          <w:szCs w:val="24"/>
          <w:vertAlign w:val="subscript"/>
          <w:lang w:val="en-US"/>
        </w:rPr>
        <w:t>4</w:t>
      </w:r>
      <w:r w:rsidR="005C4B78" w:rsidRPr="00D53020">
        <w:rPr>
          <w:rFonts w:ascii="Times New Roman" w:hAnsi="Times New Roman" w:cs="Times New Roman"/>
          <w:sz w:val="24"/>
          <w:szCs w:val="24"/>
          <w:lang w:val="en-US"/>
        </w:rPr>
        <w:t xml:space="preserve"> and sealed in Teflon</w:t>
      </w:r>
      <w:del w:id="343" w:author="Gordon Holtgrieve" w:date="2018-08-23T12:38:00Z">
        <w:r w:rsidR="005C4B78" w:rsidRPr="00D53020" w:rsidDel="000047D8">
          <w:rPr>
            <w:rFonts w:ascii="Times New Roman" w:hAnsi="Times New Roman" w:cs="Times New Roman"/>
            <w:sz w:val="24"/>
            <w:szCs w:val="24"/>
            <w:lang w:val="en-US"/>
          </w:rPr>
          <w:delText xml:space="preserve"> tape</w:delText>
        </w:r>
      </w:del>
      <w:r w:rsidR="005C4B78" w:rsidRPr="00D53020">
        <w:rPr>
          <w:rFonts w:ascii="Times New Roman" w:hAnsi="Times New Roman" w:cs="Times New Roman"/>
          <w:sz w:val="24"/>
          <w:szCs w:val="24"/>
          <w:lang w:val="en-US"/>
        </w:rPr>
        <w:t>) were added to each flask, whic</w:t>
      </w:r>
      <w:r w:rsidR="00892EA3" w:rsidRPr="00D53020">
        <w:rPr>
          <w:rFonts w:ascii="Times New Roman" w:hAnsi="Times New Roman" w:cs="Times New Roman"/>
          <w:sz w:val="24"/>
          <w:szCs w:val="24"/>
          <w:lang w:val="en-US"/>
        </w:rPr>
        <w:t>h were immediately stoppered,</w:t>
      </w:r>
      <w:r w:rsidR="005C4B78" w:rsidRPr="00D53020">
        <w:rPr>
          <w:rFonts w:ascii="Times New Roman" w:hAnsi="Times New Roman" w:cs="Times New Roman"/>
          <w:sz w:val="24"/>
          <w:szCs w:val="24"/>
          <w:lang w:val="en-US"/>
        </w:rPr>
        <w:t xml:space="preserve"> sealed with parafilm</w:t>
      </w:r>
      <w:r w:rsidR="00892EA3" w:rsidRPr="00D53020">
        <w:rPr>
          <w:rFonts w:ascii="Times New Roman" w:hAnsi="Times New Roman" w:cs="Times New Roman"/>
          <w:sz w:val="24"/>
          <w:szCs w:val="24"/>
          <w:lang w:val="en-US"/>
        </w:rPr>
        <w:t>, and placed on a shaker table</w:t>
      </w:r>
      <w:r w:rsidR="005C4B78" w:rsidRPr="00D53020">
        <w:rPr>
          <w:rFonts w:ascii="Times New Roman" w:hAnsi="Times New Roman" w:cs="Times New Roman"/>
          <w:sz w:val="24"/>
          <w:szCs w:val="24"/>
          <w:lang w:val="en-US"/>
        </w:rPr>
        <w:t>.</w:t>
      </w:r>
      <w:r w:rsidR="00892EA3" w:rsidRPr="00D53020">
        <w:rPr>
          <w:rFonts w:ascii="Times New Roman" w:hAnsi="Times New Roman" w:cs="Times New Roman"/>
          <w:sz w:val="24"/>
          <w:szCs w:val="24"/>
          <w:lang w:val="en-US"/>
        </w:rPr>
        <w:t xml:space="preserve"> Samples shook continuously for six days after which acid traps were removed and stored in desiccator for 3-4 days </w:t>
      </w:r>
      <w:r w:rsidR="00E76169" w:rsidRPr="00D53020">
        <w:rPr>
          <w:rFonts w:ascii="Times New Roman" w:hAnsi="Times New Roman" w:cs="Times New Roman"/>
          <w:sz w:val="24"/>
          <w:szCs w:val="24"/>
          <w:lang w:val="en-US"/>
        </w:rPr>
        <w:t>before filters were removed and</w:t>
      </w:r>
      <w:r w:rsidR="00892EA3" w:rsidRPr="00D53020">
        <w:rPr>
          <w:rFonts w:ascii="Times New Roman" w:hAnsi="Times New Roman" w:cs="Times New Roman"/>
          <w:sz w:val="24"/>
          <w:szCs w:val="24"/>
          <w:lang w:val="en-US"/>
        </w:rPr>
        <w:t xml:space="preserve"> packed in tin capsules for analysis. Extracts were returned to the shaker table and left open to the atmosphere </w:t>
      </w:r>
      <w:ins w:id="344" w:author="Gordon Holtgrieve" w:date="2018-08-23T12:39:00Z">
        <w:r w:rsidR="000047D8">
          <w:rPr>
            <w:rFonts w:ascii="Times New Roman" w:hAnsi="Times New Roman" w:cs="Times New Roman"/>
            <w:sz w:val="24"/>
            <w:szCs w:val="24"/>
            <w:lang w:val="en-US"/>
          </w:rPr>
          <w:t xml:space="preserve">for one day </w:t>
        </w:r>
      </w:ins>
      <w:r w:rsidR="00892EA3" w:rsidRPr="00D53020">
        <w:rPr>
          <w:rFonts w:ascii="Times New Roman" w:hAnsi="Times New Roman" w:cs="Times New Roman"/>
          <w:sz w:val="24"/>
          <w:szCs w:val="24"/>
          <w:lang w:val="en-US"/>
        </w:rPr>
        <w:t xml:space="preserve">to remove </w:t>
      </w:r>
      <w:ins w:id="345" w:author="Gordon Holtgrieve" w:date="2018-08-23T12:39:00Z">
        <w:r w:rsidR="000047D8">
          <w:rPr>
            <w:rFonts w:ascii="Times New Roman" w:hAnsi="Times New Roman" w:cs="Times New Roman"/>
            <w:sz w:val="24"/>
            <w:szCs w:val="24"/>
            <w:lang w:val="en-US"/>
          </w:rPr>
          <w:t xml:space="preserve">any </w:t>
        </w:r>
      </w:ins>
      <w:r w:rsidR="00892EA3" w:rsidRPr="00D53020">
        <w:rPr>
          <w:rFonts w:ascii="Times New Roman" w:hAnsi="Times New Roman" w:cs="Times New Roman"/>
          <w:sz w:val="24"/>
          <w:szCs w:val="24"/>
          <w:lang w:val="en-US"/>
        </w:rPr>
        <w:t>remaining NH</w:t>
      </w:r>
      <w:r w:rsidR="00892EA3" w:rsidRPr="00D53020">
        <w:rPr>
          <w:rFonts w:ascii="Times New Roman" w:hAnsi="Times New Roman" w:cs="Times New Roman"/>
          <w:sz w:val="24"/>
          <w:szCs w:val="24"/>
          <w:vertAlign w:val="subscript"/>
          <w:lang w:val="en-US"/>
        </w:rPr>
        <w:t>4</w:t>
      </w:r>
      <w:r w:rsidR="00892EA3" w:rsidRPr="00D53020">
        <w:rPr>
          <w:rFonts w:ascii="Times New Roman" w:hAnsi="Times New Roman" w:cs="Times New Roman"/>
          <w:sz w:val="24"/>
          <w:szCs w:val="24"/>
          <w:vertAlign w:val="superscript"/>
          <w:lang w:val="en-US"/>
        </w:rPr>
        <w:t>+</w:t>
      </w:r>
      <w:r w:rsidR="00892EA3" w:rsidRPr="00D53020">
        <w:rPr>
          <w:rFonts w:ascii="Times New Roman" w:hAnsi="Times New Roman" w:cs="Times New Roman"/>
          <w:sz w:val="24"/>
          <w:szCs w:val="24"/>
          <w:lang w:val="en-US"/>
        </w:rPr>
        <w:t>. To retrieve NO</w:t>
      </w:r>
      <w:r w:rsidR="00892EA3" w:rsidRPr="00D53020">
        <w:rPr>
          <w:rFonts w:ascii="Times New Roman" w:hAnsi="Times New Roman" w:cs="Times New Roman"/>
          <w:sz w:val="24"/>
          <w:szCs w:val="24"/>
          <w:vertAlign w:val="subscript"/>
          <w:lang w:val="en-US"/>
        </w:rPr>
        <w:t>3</w:t>
      </w:r>
      <w:r w:rsidR="00892EA3" w:rsidRPr="00D53020">
        <w:rPr>
          <w:rFonts w:ascii="Times New Roman" w:hAnsi="Times New Roman" w:cs="Times New Roman"/>
          <w:sz w:val="24"/>
          <w:szCs w:val="24"/>
          <w:vertAlign w:val="superscript"/>
          <w:lang w:val="en-US"/>
        </w:rPr>
        <w:t>-</w:t>
      </w:r>
      <w:ins w:id="346" w:author="Gordon Holtgrieve" w:date="2018-08-23T12:39:00Z">
        <w:r w:rsidR="000047D8">
          <w:rPr>
            <w:rFonts w:ascii="Times New Roman" w:hAnsi="Times New Roman" w:cs="Times New Roman"/>
            <w:sz w:val="24"/>
            <w:szCs w:val="24"/>
            <w:vertAlign w:val="superscript"/>
            <w:lang w:val="en-US"/>
          </w:rPr>
          <w:t xml:space="preserve"> </w:t>
        </w:r>
        <w:r w:rsidR="000047D8" w:rsidRPr="000047D8">
          <w:rPr>
            <w:rFonts w:ascii="Times New Roman" w:hAnsi="Times New Roman" w:cs="Times New Roman"/>
            <w:sz w:val="24"/>
            <w:szCs w:val="24"/>
            <w:lang w:val="en-US"/>
            <w:rPrChange w:id="347" w:author="Gordon Holtgrieve" w:date="2018-08-23T12:40:00Z">
              <w:rPr>
                <w:rFonts w:ascii="Times New Roman" w:hAnsi="Times New Roman" w:cs="Times New Roman"/>
                <w:sz w:val="24"/>
                <w:szCs w:val="24"/>
                <w:vertAlign w:val="superscript"/>
                <w:lang w:val="en-US"/>
              </w:rPr>
            </w:rPrChange>
          </w:rPr>
          <w:t>as NH</w:t>
        </w:r>
        <w:r w:rsidR="000047D8" w:rsidRPr="000047D8">
          <w:rPr>
            <w:rFonts w:ascii="Times New Roman" w:hAnsi="Times New Roman" w:cs="Times New Roman"/>
            <w:sz w:val="24"/>
            <w:szCs w:val="24"/>
            <w:vertAlign w:val="subscript"/>
            <w:lang w:val="en-US"/>
            <w:rPrChange w:id="348" w:author="Gordon Holtgrieve" w:date="2018-08-23T12:40:00Z">
              <w:rPr>
                <w:rFonts w:ascii="Times New Roman" w:hAnsi="Times New Roman" w:cs="Times New Roman"/>
                <w:sz w:val="24"/>
                <w:szCs w:val="24"/>
                <w:vertAlign w:val="superscript"/>
                <w:lang w:val="en-US"/>
              </w:rPr>
            </w:rPrChange>
          </w:rPr>
          <w:t>3</w:t>
        </w:r>
      </w:ins>
      <w:r w:rsidR="00892EA3" w:rsidRPr="00D53020">
        <w:rPr>
          <w:rFonts w:ascii="Times New Roman" w:hAnsi="Times New Roman" w:cs="Times New Roman"/>
          <w:sz w:val="24"/>
          <w:szCs w:val="24"/>
          <w:lang w:val="en-US"/>
        </w:rPr>
        <w:t xml:space="preserve">, </w:t>
      </w:r>
      <w:ins w:id="349" w:author="Gordon Holtgrieve" w:date="2018-08-23T12:39:00Z">
        <w:r w:rsidR="000047D8">
          <w:rPr>
            <w:rFonts w:ascii="Times New Roman" w:hAnsi="Times New Roman" w:cs="Times New Roman"/>
            <w:sz w:val="24"/>
            <w:szCs w:val="24"/>
            <w:lang w:val="en-US"/>
          </w:rPr>
          <w:t xml:space="preserve">another </w:t>
        </w:r>
      </w:ins>
      <w:r w:rsidR="00892EA3" w:rsidRPr="00D53020">
        <w:rPr>
          <w:rFonts w:ascii="Times New Roman" w:hAnsi="Times New Roman" w:cs="Times New Roman"/>
          <w:sz w:val="24"/>
          <w:szCs w:val="24"/>
          <w:lang w:val="en-US"/>
        </w:rPr>
        <w:t xml:space="preserve">300 mg of </w:t>
      </w:r>
      <w:proofErr w:type="spellStart"/>
      <w:r w:rsidR="00892EA3" w:rsidRPr="00D53020">
        <w:rPr>
          <w:rFonts w:ascii="Times New Roman" w:hAnsi="Times New Roman" w:cs="Times New Roman"/>
          <w:sz w:val="24"/>
          <w:szCs w:val="24"/>
          <w:lang w:val="en-US"/>
        </w:rPr>
        <w:t>MgO</w:t>
      </w:r>
      <w:proofErr w:type="spellEnd"/>
      <w:r w:rsidR="00892EA3" w:rsidRPr="00D53020">
        <w:rPr>
          <w:rFonts w:ascii="Times New Roman" w:hAnsi="Times New Roman" w:cs="Times New Roman"/>
          <w:sz w:val="24"/>
          <w:szCs w:val="24"/>
          <w:lang w:val="en-US"/>
        </w:rPr>
        <w:t xml:space="preserve"> were added to each </w:t>
      </w:r>
      <w:r w:rsidR="00E76169" w:rsidRPr="00D53020">
        <w:rPr>
          <w:rFonts w:ascii="Times New Roman" w:hAnsi="Times New Roman" w:cs="Times New Roman"/>
          <w:sz w:val="24"/>
          <w:szCs w:val="24"/>
          <w:lang w:val="en-US"/>
        </w:rPr>
        <w:t xml:space="preserve">extract and immediately followed with 75 mg of </w:t>
      </w:r>
      <w:proofErr w:type="spellStart"/>
      <w:r w:rsidR="00E76169" w:rsidRPr="00D53020">
        <w:rPr>
          <w:rFonts w:ascii="Times New Roman" w:hAnsi="Times New Roman" w:cs="Times New Roman"/>
          <w:sz w:val="24"/>
          <w:szCs w:val="24"/>
          <w:lang w:val="en-US"/>
        </w:rPr>
        <w:t>Devarda’s</w:t>
      </w:r>
      <w:proofErr w:type="spellEnd"/>
      <w:r w:rsidR="00E76169" w:rsidRPr="00D53020">
        <w:rPr>
          <w:rFonts w:ascii="Times New Roman" w:hAnsi="Times New Roman" w:cs="Times New Roman"/>
          <w:sz w:val="24"/>
          <w:szCs w:val="24"/>
          <w:lang w:val="en-US"/>
        </w:rPr>
        <w:t xml:space="preserve"> </w:t>
      </w:r>
      <w:r w:rsidR="00E76169" w:rsidRPr="00D53020">
        <w:rPr>
          <w:rFonts w:ascii="Times New Roman" w:hAnsi="Times New Roman" w:cs="Times New Roman"/>
          <w:sz w:val="24"/>
          <w:szCs w:val="24"/>
          <w:lang w:val="en-US"/>
        </w:rPr>
        <w:lastRenderedPageBreak/>
        <w:t xml:space="preserve">alloy and an acid trap. Extracts were </w:t>
      </w:r>
      <w:del w:id="350" w:author="Gordon Holtgrieve" w:date="2018-08-22T16:15:00Z">
        <w:r w:rsidR="00E76169" w:rsidRPr="00D53020" w:rsidDel="001F6F54">
          <w:rPr>
            <w:rFonts w:ascii="Times New Roman" w:hAnsi="Times New Roman" w:cs="Times New Roman"/>
            <w:sz w:val="24"/>
            <w:szCs w:val="24"/>
            <w:lang w:val="en-US"/>
          </w:rPr>
          <w:delText xml:space="preserve">immediately </w:delText>
        </w:r>
      </w:del>
      <w:ins w:id="351" w:author="Gordon Holtgrieve" w:date="2018-08-22T16:15:00Z">
        <w:r w:rsidR="001F6F54">
          <w:rPr>
            <w:rFonts w:ascii="Times New Roman" w:hAnsi="Times New Roman" w:cs="Times New Roman"/>
            <w:sz w:val="24"/>
            <w:szCs w:val="24"/>
            <w:lang w:val="en-US"/>
          </w:rPr>
          <w:t>then</w:t>
        </w:r>
        <w:r w:rsidR="001F6F54" w:rsidRPr="00D53020">
          <w:rPr>
            <w:rFonts w:ascii="Times New Roman" w:hAnsi="Times New Roman" w:cs="Times New Roman"/>
            <w:sz w:val="24"/>
            <w:szCs w:val="24"/>
            <w:lang w:val="en-US"/>
          </w:rPr>
          <w:t xml:space="preserve"> </w:t>
        </w:r>
      </w:ins>
      <w:del w:id="352" w:author="Gordon Holtgrieve" w:date="2018-08-23T12:40:00Z">
        <w:r w:rsidR="00E76169" w:rsidRPr="00D53020" w:rsidDel="00532E9C">
          <w:rPr>
            <w:rFonts w:ascii="Times New Roman" w:hAnsi="Times New Roman" w:cs="Times New Roman"/>
            <w:sz w:val="24"/>
            <w:szCs w:val="24"/>
            <w:lang w:val="en-US"/>
          </w:rPr>
          <w:delText>stoppered, sealed with parafilm, and placed on a</w:delText>
        </w:r>
      </w:del>
      <w:ins w:id="353" w:author="Gordon Holtgrieve" w:date="2018-08-23T12:40:00Z">
        <w:r w:rsidR="00532E9C">
          <w:rPr>
            <w:rFonts w:ascii="Times New Roman" w:hAnsi="Times New Roman" w:cs="Times New Roman"/>
            <w:sz w:val="24"/>
            <w:szCs w:val="24"/>
            <w:lang w:val="en-US"/>
          </w:rPr>
          <w:t>sealed and agitated on the</w:t>
        </w:r>
      </w:ins>
      <w:r w:rsidR="00E76169" w:rsidRPr="00D53020">
        <w:rPr>
          <w:rFonts w:ascii="Times New Roman" w:hAnsi="Times New Roman" w:cs="Times New Roman"/>
          <w:sz w:val="24"/>
          <w:szCs w:val="24"/>
          <w:lang w:val="en-US"/>
        </w:rPr>
        <w:t xml:space="preserve"> shaker table for six </w:t>
      </w:r>
      <w:ins w:id="354" w:author="Gordon Holtgrieve" w:date="2018-08-23T12:40:00Z">
        <w:r w:rsidR="00532E9C">
          <w:rPr>
            <w:rFonts w:ascii="Times New Roman" w:hAnsi="Times New Roman" w:cs="Times New Roman"/>
            <w:sz w:val="24"/>
            <w:szCs w:val="24"/>
            <w:lang w:val="en-US"/>
          </w:rPr>
          <w:t xml:space="preserve">more </w:t>
        </w:r>
      </w:ins>
      <w:r w:rsidR="00E76169" w:rsidRPr="00D53020">
        <w:rPr>
          <w:rFonts w:ascii="Times New Roman" w:hAnsi="Times New Roman" w:cs="Times New Roman"/>
          <w:sz w:val="24"/>
          <w:szCs w:val="24"/>
          <w:lang w:val="en-US"/>
        </w:rPr>
        <w:t>days before acid traps were removed and filters were packed as described above.</w:t>
      </w:r>
      <w:r w:rsidR="00D365D8" w:rsidRPr="00D53020">
        <w:rPr>
          <w:rFonts w:ascii="Times New Roman" w:hAnsi="Times New Roman" w:cs="Times New Roman"/>
          <w:sz w:val="24"/>
          <w:szCs w:val="24"/>
          <w:lang w:val="en-US"/>
        </w:rPr>
        <w:t xml:space="preserve"> Fo</w:t>
      </w:r>
      <w:ins w:id="355" w:author="Gordon Holtgrieve" w:date="2018-08-22T16:15:00Z">
        <w:r w:rsidR="00CB76EE">
          <w:rPr>
            <w:rFonts w:ascii="Times New Roman" w:hAnsi="Times New Roman" w:cs="Times New Roman"/>
            <w:sz w:val="24"/>
            <w:szCs w:val="24"/>
            <w:lang w:val="en-US"/>
          </w:rPr>
          <w:t>u</w:t>
        </w:r>
      </w:ins>
      <w:r w:rsidR="00D365D8" w:rsidRPr="00D53020">
        <w:rPr>
          <w:rFonts w:ascii="Times New Roman" w:hAnsi="Times New Roman" w:cs="Times New Roman"/>
          <w:sz w:val="24"/>
          <w:szCs w:val="24"/>
          <w:lang w:val="en-US"/>
        </w:rPr>
        <w:t xml:space="preserve">r each </w:t>
      </w:r>
      <w:ins w:id="356" w:author="Gordon Holtgrieve" w:date="2018-08-23T12:41:00Z">
        <w:r w:rsidR="007F7157">
          <w:rPr>
            <w:rFonts w:ascii="Times New Roman" w:hAnsi="Times New Roman" w:cs="Times New Roman"/>
            <w:sz w:val="24"/>
            <w:szCs w:val="24"/>
            <w:lang w:val="en-US"/>
          </w:rPr>
          <w:t xml:space="preserve">of </w:t>
        </w:r>
      </w:ins>
      <w:r w:rsidR="00D365D8" w:rsidRPr="00D53020">
        <w:rPr>
          <w:rFonts w:ascii="Times New Roman" w:hAnsi="Times New Roman" w:cs="Times New Roman"/>
          <w:sz w:val="24"/>
          <w:szCs w:val="24"/>
          <w:lang w:val="en-US"/>
        </w:rPr>
        <w:t>batch blanks (</w:t>
      </w:r>
      <w:proofErr w:type="spellStart"/>
      <w:r w:rsidR="00D365D8" w:rsidRPr="00D53020">
        <w:rPr>
          <w:rFonts w:ascii="Times New Roman" w:hAnsi="Times New Roman" w:cs="Times New Roman"/>
          <w:sz w:val="24"/>
          <w:szCs w:val="24"/>
          <w:lang w:val="en-US"/>
        </w:rPr>
        <w:t>KCl</w:t>
      </w:r>
      <w:proofErr w:type="spellEnd"/>
      <w:r w:rsidR="00D365D8" w:rsidRPr="00D53020">
        <w:rPr>
          <w:rFonts w:ascii="Times New Roman" w:hAnsi="Times New Roman" w:cs="Times New Roman"/>
          <w:sz w:val="24"/>
          <w:szCs w:val="24"/>
          <w:lang w:val="en-US"/>
        </w:rPr>
        <w:t xml:space="preserve"> with no soil extract) and </w:t>
      </w:r>
      <w:ins w:id="357" w:author="Gordon Holtgrieve" w:date="2018-08-23T12:40:00Z">
        <w:r w:rsidR="007F7157">
          <w:rPr>
            <w:rFonts w:ascii="Times New Roman" w:hAnsi="Times New Roman" w:cs="Times New Roman"/>
            <w:sz w:val="24"/>
            <w:szCs w:val="24"/>
            <w:lang w:val="en-US"/>
          </w:rPr>
          <w:t>reference</w:t>
        </w:r>
      </w:ins>
      <w:ins w:id="358" w:author="Gordon Holtgrieve" w:date="2018-08-22T16:18:00Z">
        <w:r w:rsidR="002F4400">
          <w:rPr>
            <w:rFonts w:ascii="Times New Roman" w:hAnsi="Times New Roman" w:cs="Times New Roman"/>
            <w:sz w:val="24"/>
            <w:szCs w:val="24"/>
            <w:lang w:val="en-US"/>
          </w:rPr>
          <w:t xml:space="preserve"> </w:t>
        </w:r>
      </w:ins>
      <w:r w:rsidR="00D365D8" w:rsidRPr="00D53020">
        <w:rPr>
          <w:rFonts w:ascii="Times New Roman" w:hAnsi="Times New Roman" w:cs="Times New Roman"/>
          <w:sz w:val="24"/>
          <w:szCs w:val="24"/>
          <w:lang w:val="en-US"/>
        </w:rPr>
        <w:t xml:space="preserve">standards </w:t>
      </w:r>
      <w:ins w:id="359" w:author="Gordon Holtgrieve" w:date="2018-08-22T16:18:00Z">
        <w:r w:rsidR="002F4400">
          <w:rPr>
            <w:rFonts w:ascii="Times New Roman" w:hAnsi="Times New Roman" w:cs="Times New Roman"/>
            <w:sz w:val="24"/>
            <w:szCs w:val="24"/>
            <w:lang w:val="en-US"/>
          </w:rPr>
          <w:t>of NH4</w:t>
        </w:r>
      </w:ins>
      <w:ins w:id="360" w:author="Gordon Holtgrieve" w:date="2018-08-23T12:41:00Z">
        <w:r w:rsidR="007F7157">
          <w:rPr>
            <w:rFonts w:ascii="Times New Roman" w:hAnsi="Times New Roman" w:cs="Times New Roman"/>
            <w:sz w:val="24"/>
            <w:szCs w:val="24"/>
            <w:lang w:val="en-US"/>
          </w:rPr>
          <w:t>XX</w:t>
        </w:r>
      </w:ins>
      <w:ins w:id="361" w:author="Gordon Holtgrieve" w:date="2018-08-22T16:18:00Z">
        <w:r w:rsidR="002F4400">
          <w:rPr>
            <w:rFonts w:ascii="Times New Roman" w:hAnsi="Times New Roman" w:cs="Times New Roman"/>
            <w:sz w:val="24"/>
            <w:szCs w:val="24"/>
            <w:lang w:val="en-US"/>
          </w:rPr>
          <w:t xml:space="preserve"> and KNO3 with </w:t>
        </w:r>
      </w:ins>
      <w:ins w:id="362" w:author="Gordon Holtgrieve" w:date="2018-08-22T16:19:00Z">
        <w:r w:rsidR="002F4400">
          <w:rPr>
            <w:rFonts w:ascii="Times New Roman" w:hAnsi="Times New Roman" w:cs="Times New Roman"/>
            <w:sz w:val="24"/>
            <w:szCs w:val="24"/>
            <w:lang w:val="en-US"/>
          </w:rPr>
          <w:t>known</w:t>
        </w:r>
      </w:ins>
      <w:ins w:id="363" w:author="Gordon Holtgrieve" w:date="2018-08-22T16:18:00Z">
        <w:r w:rsidR="002F4400">
          <w:rPr>
            <w:rFonts w:ascii="Times New Roman" w:hAnsi="Times New Roman" w:cs="Times New Roman"/>
            <w:sz w:val="24"/>
            <w:szCs w:val="24"/>
            <w:lang w:val="en-US"/>
          </w:rPr>
          <w:t xml:space="preserve"> </w:t>
        </w:r>
      </w:ins>
      <w:ins w:id="364" w:author="Gordon Holtgrieve" w:date="2018-08-22T16:19:00Z">
        <w:r w:rsidR="002F4400">
          <w:rPr>
            <w:rFonts w:ascii="Times New Roman" w:hAnsi="Times New Roman" w:cs="Times New Roman"/>
            <w:sz w:val="24"/>
            <w:szCs w:val="24"/>
            <w:lang w:val="en-US"/>
          </w:rPr>
          <w:t xml:space="preserve">15N/15N </w:t>
        </w:r>
      </w:ins>
      <w:r w:rsidR="00D365D8" w:rsidRPr="00D53020">
        <w:rPr>
          <w:rFonts w:ascii="Times New Roman" w:hAnsi="Times New Roman" w:cs="Times New Roman"/>
          <w:sz w:val="24"/>
          <w:szCs w:val="24"/>
          <w:lang w:val="en-US"/>
        </w:rPr>
        <w:t>were also run.</w:t>
      </w:r>
      <w:r w:rsidR="00107223">
        <w:rPr>
          <w:rFonts w:ascii="Times New Roman" w:hAnsi="Times New Roman" w:cs="Times New Roman"/>
          <w:sz w:val="24"/>
          <w:szCs w:val="24"/>
          <w:lang w:val="en-US"/>
        </w:rPr>
        <w:t xml:space="preserve"> </w:t>
      </w:r>
      <w:r w:rsidR="00107223" w:rsidRPr="00F34411">
        <w:rPr>
          <w:rFonts w:ascii="Times New Roman" w:hAnsi="Times New Roman" w:cs="Times New Roman"/>
          <w:sz w:val="24"/>
          <w:szCs w:val="24"/>
          <w:lang w:val="en-US"/>
        </w:rPr>
        <w:t xml:space="preserve">These samples were run in four separate batches and three blanks and three standards were run for each batch. </w:t>
      </w:r>
      <w:ins w:id="365" w:author="Gordon Holtgrieve" w:date="2018-08-22T16:16:00Z">
        <w:r w:rsidR="00622B7D">
          <w:rPr>
            <w:rFonts w:ascii="Times New Roman" w:hAnsi="Times New Roman" w:cs="Times New Roman"/>
            <w:sz w:val="24"/>
            <w:szCs w:val="24"/>
            <w:lang w:val="en-US"/>
          </w:rPr>
          <w:t xml:space="preserve">Batch blanks showed </w:t>
        </w:r>
      </w:ins>
      <w:ins w:id="366" w:author="Gordon Holtgrieve" w:date="2018-08-22T16:24:00Z">
        <w:r w:rsidR="000D24C0">
          <w:rPr>
            <w:rFonts w:ascii="Times New Roman" w:hAnsi="Times New Roman" w:cs="Times New Roman"/>
            <w:sz w:val="24"/>
            <w:szCs w:val="24"/>
            <w:lang w:val="en-US"/>
          </w:rPr>
          <w:t>quantifiable</w:t>
        </w:r>
      </w:ins>
      <w:ins w:id="367" w:author="Gordon Holtgrieve" w:date="2018-08-22T16:16:00Z">
        <w:r w:rsidR="00622B7D">
          <w:rPr>
            <w:rFonts w:ascii="Times New Roman" w:hAnsi="Times New Roman" w:cs="Times New Roman"/>
            <w:sz w:val="24"/>
            <w:szCs w:val="24"/>
            <w:lang w:val="en-US"/>
          </w:rPr>
          <w:t xml:space="preserve"> N from the </w:t>
        </w:r>
        <w:proofErr w:type="spellStart"/>
        <w:r w:rsidR="00622B7D">
          <w:rPr>
            <w:rFonts w:ascii="Times New Roman" w:hAnsi="Times New Roman" w:cs="Times New Roman"/>
            <w:sz w:val="24"/>
            <w:szCs w:val="24"/>
            <w:lang w:val="en-US"/>
          </w:rPr>
          <w:t>KCl</w:t>
        </w:r>
        <w:proofErr w:type="spellEnd"/>
        <w:r w:rsidR="00622B7D">
          <w:rPr>
            <w:rFonts w:ascii="Times New Roman" w:hAnsi="Times New Roman" w:cs="Times New Roman"/>
            <w:sz w:val="24"/>
            <w:szCs w:val="24"/>
            <w:lang w:val="en-US"/>
          </w:rPr>
          <w:t xml:space="preserve">.  </w:t>
        </w:r>
      </w:ins>
      <w:del w:id="368" w:author="Gordon Holtgrieve" w:date="2018-08-22T16:17:00Z">
        <w:r w:rsidR="00347EE2" w:rsidRPr="00F34411" w:rsidDel="00622B7D">
          <w:rPr>
            <w:rFonts w:ascii="Times New Roman" w:hAnsi="Times New Roman" w:cs="Times New Roman"/>
            <w:sz w:val="24"/>
            <w:szCs w:val="24"/>
            <w:lang w:val="en-US"/>
          </w:rPr>
          <w:delText>To correct isotope data for analytical bias</w:delText>
        </w:r>
      </w:del>
      <w:ins w:id="369" w:author="Gordon Holtgrieve" w:date="2018-08-22T16:17:00Z">
        <w:r w:rsidR="00622B7D">
          <w:rPr>
            <w:rFonts w:ascii="Times New Roman" w:hAnsi="Times New Roman" w:cs="Times New Roman"/>
            <w:sz w:val="24"/>
            <w:szCs w:val="24"/>
            <w:lang w:val="en-US"/>
          </w:rPr>
          <w:t xml:space="preserve">Therefore, </w:t>
        </w:r>
      </w:ins>
      <w:ins w:id="370" w:author="Gordon Holtgrieve" w:date="2018-08-22T16:20:00Z">
        <w:r w:rsidR="006905B2">
          <w:rPr>
            <w:rFonts w:ascii="Times New Roman" w:hAnsi="Times New Roman" w:cs="Times New Roman"/>
            <w:sz w:val="24"/>
            <w:szCs w:val="24"/>
            <w:lang w:val="en-US"/>
          </w:rPr>
          <w:t xml:space="preserve">a </w:t>
        </w:r>
      </w:ins>
      <w:ins w:id="371" w:author="Gordon Holtgrieve" w:date="2018-08-22T16:17:00Z">
        <w:r w:rsidR="00622B7D">
          <w:rPr>
            <w:rFonts w:ascii="Times New Roman" w:hAnsi="Times New Roman" w:cs="Times New Roman"/>
            <w:sz w:val="24"/>
            <w:szCs w:val="24"/>
            <w:lang w:val="en-US"/>
          </w:rPr>
          <w:t>two-source mixing model correction was applied</w:t>
        </w:r>
      </w:ins>
      <w:r w:rsidR="00347EE2" w:rsidRPr="00F34411">
        <w:rPr>
          <w:rFonts w:ascii="Times New Roman" w:hAnsi="Times New Roman" w:cs="Times New Roman"/>
          <w:sz w:val="24"/>
          <w:szCs w:val="24"/>
          <w:lang w:val="en-US"/>
        </w:rPr>
        <w:t xml:space="preserve"> </w:t>
      </w:r>
      <w:ins w:id="372" w:author="Gordon Holtgrieve" w:date="2018-08-22T16:18:00Z">
        <w:r w:rsidR="002F4400">
          <w:rPr>
            <w:rFonts w:ascii="Times New Roman" w:hAnsi="Times New Roman" w:cs="Times New Roman"/>
            <w:sz w:val="24"/>
            <w:szCs w:val="24"/>
            <w:lang w:val="en-US"/>
          </w:rPr>
          <w:t xml:space="preserve">to both samples and reference standards </w:t>
        </w:r>
      </w:ins>
      <w:del w:id="373" w:author="Gordon Holtgrieve" w:date="2018-08-22T16:17:00Z">
        <w:r w:rsidR="00347EE2" w:rsidRPr="00F34411" w:rsidDel="00622B7D">
          <w:rPr>
            <w:rFonts w:ascii="Times New Roman" w:hAnsi="Times New Roman" w:cs="Times New Roman"/>
            <w:sz w:val="24"/>
            <w:szCs w:val="24"/>
            <w:lang w:val="en-US"/>
          </w:rPr>
          <w:delText xml:space="preserve">a mixing model was applied </w:delText>
        </w:r>
      </w:del>
      <w:r w:rsidR="00347EE2" w:rsidRPr="00F34411">
        <w:rPr>
          <w:rFonts w:ascii="Times New Roman" w:hAnsi="Times New Roman" w:cs="Times New Roman"/>
          <w:sz w:val="24"/>
          <w:szCs w:val="24"/>
          <w:lang w:val="en-US"/>
        </w:rPr>
        <w:t>using equation 1:</w:t>
      </w:r>
    </w:p>
    <w:p w14:paraId="592277B0" w14:textId="4CC435EA" w:rsidR="00347EE2" w:rsidRPr="00F34411" w:rsidRDefault="00347EE2" w:rsidP="00347EE2">
      <w:pPr>
        <w:spacing w:line="480" w:lineRule="auto"/>
        <w:rPr>
          <w:rFonts w:ascii="Times New Roman" w:hAnsi="Times New Roman" w:cs="Times New Roman"/>
          <w:sz w:val="18"/>
          <w:szCs w:val="18"/>
          <w:lang w:val="en-US"/>
        </w:rPr>
      </w:pPr>
      <w:r w:rsidRPr="00F34411">
        <w:rPr>
          <w:rFonts w:ascii="Times New Roman" w:hAnsi="Times New Roman"/>
          <w:sz w:val="16"/>
          <w:szCs w:val="16"/>
          <w:lang w:val="en-US"/>
        </w:rPr>
        <w:t xml:space="preserve">(1) </w:t>
      </w:r>
      <w:r w:rsidRPr="00F34411">
        <w:rPr>
          <w:lang w:val="en-US"/>
        </w:rPr>
        <w:sym w:font="Symbol" w:char="F064"/>
      </w:r>
      <w:r w:rsidRPr="00F34411">
        <w:rPr>
          <w:rFonts w:ascii="Times New Roman" w:hAnsi="Times New Roman"/>
          <w:sz w:val="18"/>
          <w:szCs w:val="18"/>
          <w:vertAlign w:val="superscript"/>
          <w:lang w:val="en-US"/>
        </w:rPr>
        <w:t>15</w:t>
      </w:r>
      <w:r w:rsidRPr="00F34411">
        <w:rPr>
          <w:rFonts w:ascii="Times New Roman" w:hAnsi="Times New Roman"/>
          <w:sz w:val="18"/>
          <w:szCs w:val="18"/>
          <w:lang w:val="en-US"/>
        </w:rPr>
        <w:t>N</w:t>
      </w:r>
      <w:r w:rsidRPr="00F34411">
        <w:rPr>
          <w:rFonts w:ascii="Times New Roman" w:hAnsi="Times New Roman"/>
          <w:sz w:val="18"/>
          <w:szCs w:val="18"/>
          <w:vertAlign w:val="subscript"/>
          <w:lang w:val="en-US"/>
        </w:rPr>
        <w:t xml:space="preserve">Blank </w:t>
      </w:r>
      <w:r w:rsidRPr="00F34411">
        <w:rPr>
          <w:rFonts w:ascii="Times New Roman" w:hAnsi="Times New Roman" w:cs="Times New Roman"/>
          <w:sz w:val="18"/>
          <w:szCs w:val="18"/>
          <w:vertAlign w:val="subscript"/>
          <w:lang w:val="en-US"/>
        </w:rPr>
        <w:t>Corrected</w:t>
      </w:r>
      <w:r w:rsidRPr="00F34411">
        <w:rPr>
          <w:rFonts w:ascii="Times New Roman" w:hAnsi="Times New Roman" w:cs="Times New Roman"/>
          <w:sz w:val="18"/>
          <w:szCs w:val="18"/>
          <w:lang w:val="en-US"/>
        </w:rPr>
        <w:t xml:space="preserve"> = </w:t>
      </w:r>
      <w:ins w:id="374" w:author="Gordon Holtgrieve" w:date="2018-08-22T16:22:00Z">
        <w:r w:rsidR="00B76784">
          <w:rPr>
            <w:rFonts w:ascii="Times New Roman" w:hAnsi="Times New Roman" w:cs="Times New Roman"/>
            <w:sz w:val="18"/>
            <w:szCs w:val="18"/>
            <w:lang w:val="en-US"/>
          </w:rPr>
          <w:t>(</w:t>
        </w:r>
      </w:ins>
      <w:del w:id="375" w:author="Gordon Holtgrieve" w:date="2018-08-22T16:22:00Z">
        <w:r w:rsidRPr="00F34411" w:rsidDel="00B76784">
          <w:rPr>
            <w:rFonts w:ascii="Times New Roman" w:hAnsi="Times New Roman" w:cs="Times New Roman"/>
            <w:sz w:val="18"/>
            <w:szCs w:val="18"/>
            <w:lang w:val="en-US"/>
          </w:rPr>
          <w:delText xml:space="preserve">(Measured </w:delText>
        </w:r>
      </w:del>
      <w:r w:rsidRPr="00F34411">
        <w:rPr>
          <w:lang w:val="en-US"/>
        </w:rPr>
        <w:sym w:font="Symbol" w:char="F064"/>
      </w:r>
      <w:r w:rsidRPr="00F34411">
        <w:rPr>
          <w:rFonts w:ascii="Times New Roman" w:hAnsi="Times New Roman"/>
          <w:sz w:val="18"/>
          <w:szCs w:val="18"/>
          <w:vertAlign w:val="superscript"/>
          <w:lang w:val="en-US"/>
        </w:rPr>
        <w:t>15</w:t>
      </w:r>
      <w:r w:rsidRPr="00F34411">
        <w:rPr>
          <w:rFonts w:ascii="Times New Roman" w:hAnsi="Times New Roman"/>
          <w:sz w:val="18"/>
          <w:szCs w:val="18"/>
          <w:lang w:val="en-US"/>
        </w:rPr>
        <w:t>N</w:t>
      </w:r>
      <w:ins w:id="376" w:author="Gordon Holtgrieve" w:date="2018-08-22T16:22:00Z">
        <w:r w:rsidR="00B76784" w:rsidRPr="00B76784">
          <w:rPr>
            <w:rFonts w:ascii="Times New Roman" w:hAnsi="Times New Roman"/>
            <w:sz w:val="18"/>
            <w:szCs w:val="18"/>
            <w:vertAlign w:val="subscript"/>
            <w:lang w:val="en-US"/>
            <w:rPrChange w:id="377" w:author="Gordon Holtgrieve" w:date="2018-08-22T16:22:00Z">
              <w:rPr>
                <w:rFonts w:ascii="Times New Roman" w:hAnsi="Times New Roman"/>
                <w:sz w:val="18"/>
                <w:szCs w:val="18"/>
                <w:lang w:val="en-US"/>
              </w:rPr>
            </w:rPrChange>
          </w:rPr>
          <w:t>measured</w:t>
        </w:r>
      </w:ins>
      <w:r w:rsidR="00F34411" w:rsidRPr="00F34411">
        <w:rPr>
          <w:rFonts w:ascii="Times New Roman" w:hAnsi="Times New Roman"/>
          <w:sz w:val="18"/>
          <w:szCs w:val="18"/>
          <w:lang w:val="en-US"/>
        </w:rPr>
        <w:t xml:space="preserve"> </w:t>
      </w:r>
      <w:r w:rsidRPr="00F34411">
        <w:rPr>
          <w:rFonts w:ascii="Times New Roman" w:hAnsi="Times New Roman"/>
          <w:sz w:val="18"/>
          <w:szCs w:val="18"/>
          <w:lang w:val="en-US"/>
        </w:rPr>
        <w:t>*</w:t>
      </w:r>
      <w:r w:rsidR="00F34411" w:rsidRPr="00F34411">
        <w:rPr>
          <w:rFonts w:ascii="Times New Roman" w:hAnsi="Times New Roman"/>
          <w:sz w:val="18"/>
          <w:szCs w:val="18"/>
          <w:lang w:val="en-US"/>
        </w:rPr>
        <w:t xml:space="preserve"> </w:t>
      </w:r>
      <w:r w:rsidRPr="00F34411">
        <w:rPr>
          <w:rFonts w:ascii="Times New Roman" w:hAnsi="Times New Roman"/>
          <w:sz w:val="18"/>
          <w:szCs w:val="18"/>
          <w:lang w:val="en-US"/>
        </w:rPr>
        <w:t>(</w:t>
      </w:r>
      <w:proofErr w:type="spellStart"/>
      <w:del w:id="378" w:author="Gordon Holtgrieve" w:date="2018-08-22T16:21:00Z">
        <w:r w:rsidRPr="00F34411" w:rsidDel="00B76784">
          <w:rPr>
            <w:rFonts w:ascii="Times New Roman" w:hAnsi="Times New Roman"/>
            <w:sz w:val="18"/>
            <w:szCs w:val="18"/>
            <w:lang w:val="en-US"/>
          </w:rPr>
          <w:delText xml:space="preserve">Mass </w:delText>
        </w:r>
      </w:del>
      <w:r w:rsidRPr="00F34411">
        <w:rPr>
          <w:rFonts w:ascii="Times New Roman" w:hAnsi="Times New Roman"/>
          <w:sz w:val="18"/>
          <w:szCs w:val="18"/>
          <w:lang w:val="en-US"/>
        </w:rPr>
        <w:t>N</w:t>
      </w:r>
      <w:ins w:id="379" w:author="Gordon Holtgrieve" w:date="2018-08-22T16:22:00Z">
        <w:r w:rsidR="00F20D78">
          <w:rPr>
            <w:rFonts w:ascii="Times New Roman" w:hAnsi="Times New Roman"/>
            <w:sz w:val="18"/>
            <w:szCs w:val="18"/>
            <w:vertAlign w:val="subscript"/>
            <w:lang w:val="en-US"/>
          </w:rPr>
          <w:t>b</w:t>
        </w:r>
      </w:ins>
      <w:del w:id="380" w:author="Gordon Holtgrieve" w:date="2018-08-22T16:22:00Z">
        <w:r w:rsidRPr="00F34411" w:rsidDel="00F20D78">
          <w:rPr>
            <w:rFonts w:ascii="Times New Roman" w:hAnsi="Times New Roman"/>
            <w:sz w:val="18"/>
            <w:szCs w:val="18"/>
            <w:vertAlign w:val="subscript"/>
            <w:lang w:val="en-US"/>
          </w:rPr>
          <w:delText>B</w:delText>
        </w:r>
      </w:del>
      <w:r w:rsidRPr="00F34411">
        <w:rPr>
          <w:rFonts w:ascii="Times New Roman" w:hAnsi="Times New Roman"/>
          <w:sz w:val="18"/>
          <w:szCs w:val="18"/>
          <w:vertAlign w:val="subscript"/>
          <w:lang w:val="en-US"/>
        </w:rPr>
        <w:t>lank</w:t>
      </w:r>
      <w:proofErr w:type="spellEnd"/>
      <w:r w:rsidRPr="00F34411">
        <w:rPr>
          <w:rFonts w:ascii="Times New Roman" w:hAnsi="Times New Roman"/>
          <w:sz w:val="18"/>
          <w:szCs w:val="18"/>
          <w:vertAlign w:val="subscript"/>
          <w:lang w:val="en-US"/>
        </w:rPr>
        <w:t>, x</w:t>
      </w:r>
      <w:r w:rsidRPr="00F34411">
        <w:rPr>
          <w:rFonts w:ascii="Times New Roman" w:hAnsi="Times New Roman"/>
          <w:sz w:val="18"/>
          <w:szCs w:val="18"/>
          <w:lang w:val="en-US"/>
        </w:rPr>
        <w:t xml:space="preserve"> + </w:t>
      </w:r>
      <w:del w:id="381" w:author="Gordon Holtgrieve" w:date="2018-08-22T16:21:00Z">
        <w:r w:rsidRPr="00F34411" w:rsidDel="00B76784">
          <w:rPr>
            <w:rFonts w:ascii="Times New Roman" w:hAnsi="Times New Roman"/>
            <w:sz w:val="18"/>
            <w:szCs w:val="18"/>
            <w:lang w:val="en-US"/>
          </w:rPr>
          <w:delText xml:space="preserve">Mass </w:delText>
        </w:r>
      </w:del>
      <w:proofErr w:type="spellStart"/>
      <w:proofErr w:type="gramStart"/>
      <w:r w:rsidRPr="00F34411">
        <w:rPr>
          <w:rFonts w:ascii="Times New Roman" w:hAnsi="Times New Roman"/>
          <w:sz w:val="18"/>
          <w:szCs w:val="18"/>
          <w:lang w:val="en-US"/>
        </w:rPr>
        <w:t>N</w:t>
      </w:r>
      <w:r w:rsidRPr="00F34411">
        <w:rPr>
          <w:rFonts w:ascii="Times New Roman" w:hAnsi="Times New Roman"/>
          <w:sz w:val="18"/>
          <w:szCs w:val="18"/>
          <w:vertAlign w:val="subscript"/>
          <w:lang w:val="en-US"/>
        </w:rPr>
        <w:t>extracted</w:t>
      </w:r>
      <w:proofErr w:type="spellEnd"/>
      <w:r w:rsidRPr="00F34411">
        <w:rPr>
          <w:rFonts w:ascii="Times New Roman" w:hAnsi="Times New Roman"/>
          <w:sz w:val="18"/>
          <w:szCs w:val="18"/>
          <w:lang w:val="en-US"/>
        </w:rPr>
        <w:t>)  (</w:t>
      </w:r>
      <w:proofErr w:type="gramEnd"/>
      <w:r w:rsidRPr="00F34411">
        <w:rPr>
          <w:lang w:val="en-US"/>
        </w:rPr>
        <w:sym w:font="Symbol" w:char="F064"/>
      </w:r>
      <w:del w:id="382" w:author="Gordon Holtgrieve" w:date="2018-08-22T16:22:00Z">
        <w:r w:rsidRPr="00F34411" w:rsidDel="00F20D78">
          <w:rPr>
            <w:rFonts w:ascii="Times New Roman" w:hAnsi="Times New Roman"/>
            <w:sz w:val="18"/>
            <w:szCs w:val="18"/>
            <w:vertAlign w:val="superscript"/>
            <w:lang w:val="en-US"/>
          </w:rPr>
          <w:delText>15</w:delText>
        </w:r>
        <w:r w:rsidRPr="00F34411" w:rsidDel="00F20D78">
          <w:rPr>
            <w:rFonts w:ascii="Times New Roman" w:hAnsi="Times New Roman"/>
            <w:sz w:val="18"/>
            <w:szCs w:val="18"/>
            <w:lang w:val="en-US"/>
          </w:rPr>
          <w:delText>N</w:delText>
        </w:r>
        <w:r w:rsidRPr="00F34411" w:rsidDel="00F20D78">
          <w:rPr>
            <w:rFonts w:ascii="Times New Roman" w:hAnsi="Times New Roman"/>
            <w:sz w:val="18"/>
            <w:szCs w:val="18"/>
            <w:vertAlign w:val="subscript"/>
            <w:lang w:val="en-US"/>
          </w:rPr>
          <w:delText>Blank</w:delText>
        </w:r>
      </w:del>
      <w:ins w:id="383" w:author="Gordon Holtgrieve" w:date="2018-08-22T16:22:00Z">
        <w:r w:rsidR="00F20D78" w:rsidRPr="00F34411">
          <w:rPr>
            <w:rFonts w:ascii="Times New Roman" w:hAnsi="Times New Roman"/>
            <w:sz w:val="18"/>
            <w:szCs w:val="18"/>
            <w:vertAlign w:val="superscript"/>
            <w:lang w:val="en-US"/>
          </w:rPr>
          <w:t>15</w:t>
        </w:r>
        <w:r w:rsidR="00F20D78" w:rsidRPr="00F34411">
          <w:rPr>
            <w:rFonts w:ascii="Times New Roman" w:hAnsi="Times New Roman"/>
            <w:sz w:val="18"/>
            <w:szCs w:val="18"/>
            <w:lang w:val="en-US"/>
          </w:rPr>
          <w:t>N</w:t>
        </w:r>
        <w:r w:rsidR="00F20D78">
          <w:rPr>
            <w:rFonts w:ascii="Times New Roman" w:hAnsi="Times New Roman"/>
            <w:sz w:val="18"/>
            <w:szCs w:val="18"/>
            <w:vertAlign w:val="subscript"/>
            <w:lang w:val="en-US"/>
          </w:rPr>
          <w:t>b</w:t>
        </w:r>
        <w:r w:rsidR="00F20D78" w:rsidRPr="00F34411">
          <w:rPr>
            <w:rFonts w:ascii="Times New Roman" w:hAnsi="Times New Roman"/>
            <w:sz w:val="18"/>
            <w:szCs w:val="18"/>
            <w:vertAlign w:val="subscript"/>
            <w:lang w:val="en-US"/>
          </w:rPr>
          <w:t>lank</w:t>
        </w:r>
      </w:ins>
      <w:r w:rsidRPr="00F34411">
        <w:rPr>
          <w:rFonts w:ascii="Times New Roman" w:hAnsi="Times New Roman"/>
          <w:sz w:val="18"/>
          <w:szCs w:val="18"/>
          <w:vertAlign w:val="subscript"/>
          <w:lang w:val="en-US"/>
        </w:rPr>
        <w:t xml:space="preserve">, </w:t>
      </w:r>
      <w:r w:rsidRPr="00F34411">
        <w:rPr>
          <w:rFonts w:ascii="Times New Roman" w:hAnsi="Times New Roman" w:cs="Times New Roman"/>
          <w:sz w:val="18"/>
          <w:szCs w:val="18"/>
          <w:vertAlign w:val="subscript"/>
          <w:lang w:val="en-US"/>
        </w:rPr>
        <w:t>x</w:t>
      </w:r>
      <w:r w:rsidRPr="00F34411">
        <w:rPr>
          <w:rFonts w:ascii="Times New Roman" w:hAnsi="Times New Roman" w:cs="Times New Roman"/>
          <w:sz w:val="18"/>
          <w:szCs w:val="18"/>
          <w:lang w:val="en-US"/>
        </w:rPr>
        <w:t>*</w:t>
      </w:r>
      <w:proofErr w:type="spellStart"/>
      <w:del w:id="384" w:author="Gordon Holtgrieve" w:date="2018-08-22T16:22:00Z">
        <w:r w:rsidRPr="00F34411" w:rsidDel="00B76784">
          <w:rPr>
            <w:rFonts w:ascii="Times New Roman" w:hAnsi="Times New Roman" w:cs="Times New Roman"/>
            <w:sz w:val="18"/>
            <w:szCs w:val="18"/>
            <w:lang w:val="en-US"/>
          </w:rPr>
          <w:delText xml:space="preserve">Mass </w:delText>
        </w:r>
      </w:del>
      <w:r w:rsidRPr="00F34411">
        <w:rPr>
          <w:rFonts w:ascii="Times New Roman" w:hAnsi="Times New Roman" w:cs="Times New Roman"/>
          <w:sz w:val="18"/>
          <w:szCs w:val="18"/>
          <w:lang w:val="en-US"/>
        </w:rPr>
        <w:t>N</w:t>
      </w:r>
      <w:r w:rsidRPr="00F34411">
        <w:rPr>
          <w:rFonts w:ascii="Times New Roman" w:hAnsi="Times New Roman" w:cs="Times New Roman"/>
          <w:sz w:val="18"/>
          <w:szCs w:val="18"/>
          <w:vertAlign w:val="subscript"/>
          <w:lang w:val="en-US"/>
        </w:rPr>
        <w:t>Blank</w:t>
      </w:r>
      <w:proofErr w:type="spellEnd"/>
      <w:r w:rsidRPr="00F34411">
        <w:rPr>
          <w:rFonts w:ascii="Times New Roman" w:hAnsi="Times New Roman" w:cs="Times New Roman"/>
          <w:sz w:val="18"/>
          <w:szCs w:val="18"/>
          <w:vertAlign w:val="subscript"/>
          <w:lang w:val="en-US"/>
        </w:rPr>
        <w:t>, x</w:t>
      </w:r>
      <w:r w:rsidRPr="00F34411">
        <w:rPr>
          <w:rFonts w:ascii="Times New Roman" w:hAnsi="Times New Roman" w:cs="Times New Roman"/>
          <w:sz w:val="18"/>
          <w:szCs w:val="18"/>
          <w:lang w:val="en-US"/>
        </w:rPr>
        <w:t xml:space="preserve">))/ </w:t>
      </w:r>
      <w:del w:id="385" w:author="Gordon Holtgrieve" w:date="2018-08-22T16:22:00Z">
        <w:r w:rsidRPr="00F34411" w:rsidDel="00B76784">
          <w:rPr>
            <w:rFonts w:ascii="Times New Roman" w:hAnsi="Times New Roman" w:cs="Times New Roman"/>
            <w:sz w:val="18"/>
            <w:szCs w:val="18"/>
            <w:lang w:val="en-US"/>
          </w:rPr>
          <w:delText xml:space="preserve">Mass </w:delText>
        </w:r>
      </w:del>
      <w:proofErr w:type="spellStart"/>
      <w:r w:rsidRPr="00F34411">
        <w:rPr>
          <w:rFonts w:ascii="Times New Roman" w:hAnsi="Times New Roman" w:cs="Times New Roman"/>
          <w:sz w:val="18"/>
          <w:szCs w:val="18"/>
          <w:lang w:val="en-US"/>
        </w:rPr>
        <w:t>N</w:t>
      </w:r>
      <w:r w:rsidRPr="00F34411">
        <w:rPr>
          <w:rFonts w:ascii="Times New Roman" w:hAnsi="Times New Roman" w:cs="Times New Roman"/>
          <w:sz w:val="18"/>
          <w:szCs w:val="18"/>
          <w:vertAlign w:val="subscript"/>
          <w:lang w:val="en-US"/>
        </w:rPr>
        <w:t>extracted</w:t>
      </w:r>
      <w:proofErr w:type="spellEnd"/>
    </w:p>
    <w:p w14:paraId="2855E27D" w14:textId="4D2C43A1" w:rsidR="00FA4C09" w:rsidRDefault="00347EE2" w:rsidP="00FA4C09">
      <w:pPr>
        <w:spacing w:line="480" w:lineRule="auto"/>
        <w:rPr>
          <w:rFonts w:ascii="Times New Roman" w:hAnsi="Times New Roman" w:cs="Times New Roman"/>
          <w:sz w:val="24"/>
          <w:szCs w:val="24"/>
          <w:lang w:val="en-US"/>
        </w:rPr>
      </w:pPr>
      <w:r w:rsidRPr="00F34411">
        <w:rPr>
          <w:rFonts w:ascii="Times New Roman" w:hAnsi="Times New Roman" w:cs="Times New Roman"/>
          <w:sz w:val="24"/>
          <w:szCs w:val="24"/>
          <w:lang w:val="en-US"/>
        </w:rPr>
        <w:t xml:space="preserve">Where </w:t>
      </w:r>
      <w:commentRangeStart w:id="386"/>
      <w:r w:rsidRPr="002F4400">
        <w:rPr>
          <w:rFonts w:ascii="Times New Roman" w:hAnsi="Times New Roman" w:cs="Times New Roman"/>
          <w:i/>
          <w:sz w:val="24"/>
          <w:szCs w:val="24"/>
          <w:lang w:val="en-US"/>
          <w:rPrChange w:id="387" w:author="Gordon Holtgrieve" w:date="2018-08-22T16:18:00Z">
            <w:rPr>
              <w:rFonts w:ascii="Times New Roman" w:hAnsi="Times New Roman" w:cs="Times New Roman"/>
              <w:sz w:val="24"/>
              <w:szCs w:val="24"/>
              <w:lang w:val="en-US"/>
            </w:rPr>
          </w:rPrChange>
        </w:rPr>
        <w:t>x</w:t>
      </w:r>
      <w:commentRangeEnd w:id="386"/>
      <w:r w:rsidR="00E03D3F">
        <w:rPr>
          <w:rStyle w:val="CommentReference"/>
        </w:rPr>
        <w:commentReference w:id="386"/>
      </w:r>
      <w:r w:rsidRPr="00F34411">
        <w:rPr>
          <w:rFonts w:ascii="Times New Roman" w:hAnsi="Times New Roman" w:cs="Times New Roman"/>
          <w:sz w:val="24"/>
          <w:szCs w:val="24"/>
          <w:lang w:val="en-US"/>
        </w:rPr>
        <w:t xml:space="preserve"> represents an individual batch</w:t>
      </w:r>
      <w:ins w:id="388" w:author="Gordon Holtgrieve" w:date="2018-08-22T16:20:00Z">
        <w:r w:rsidR="006905B2">
          <w:rPr>
            <w:rFonts w:ascii="Times New Roman" w:hAnsi="Times New Roman" w:cs="Times New Roman"/>
            <w:sz w:val="24"/>
            <w:szCs w:val="24"/>
            <w:lang w:val="en-US"/>
          </w:rPr>
          <w:t>,</w:t>
        </w:r>
      </w:ins>
      <w:r w:rsidRPr="00F34411">
        <w:rPr>
          <w:rFonts w:ascii="Times New Roman" w:hAnsi="Times New Roman" w:cs="Times New Roman"/>
          <w:sz w:val="24"/>
          <w:szCs w:val="24"/>
          <w:lang w:val="en-US"/>
        </w:rPr>
        <w:t xml:space="preserve"> </w:t>
      </w:r>
      <w:del w:id="389" w:author="Gordon Holtgrieve" w:date="2018-08-22T16:20:00Z">
        <w:r w:rsidRPr="00F34411" w:rsidDel="006905B2">
          <w:rPr>
            <w:rFonts w:ascii="Times New Roman" w:hAnsi="Times New Roman" w:cs="Times New Roman"/>
            <w:sz w:val="24"/>
            <w:szCs w:val="24"/>
            <w:lang w:val="en-US"/>
          </w:rPr>
          <w:delText xml:space="preserve">so that </w:delText>
        </w:r>
      </w:del>
      <w:del w:id="390" w:author="Gordon Holtgrieve" w:date="2018-08-22T16:21:00Z">
        <w:r w:rsidRPr="00F34411" w:rsidDel="00B76784">
          <w:rPr>
            <w:rFonts w:ascii="Times New Roman" w:hAnsi="Times New Roman" w:cs="Times New Roman"/>
            <w:sz w:val="24"/>
            <w:szCs w:val="24"/>
            <w:lang w:val="en-US"/>
          </w:rPr>
          <w:delText xml:space="preserve">Mass </w:delText>
        </w:r>
      </w:del>
      <w:proofErr w:type="spellStart"/>
      <w:r w:rsidRPr="00F34411">
        <w:rPr>
          <w:rFonts w:ascii="Times New Roman" w:hAnsi="Times New Roman" w:cs="Times New Roman"/>
          <w:sz w:val="24"/>
          <w:szCs w:val="24"/>
          <w:lang w:val="en-US"/>
        </w:rPr>
        <w:t>N</w:t>
      </w:r>
      <w:r w:rsidRPr="00F34411">
        <w:rPr>
          <w:rFonts w:ascii="Times New Roman" w:hAnsi="Times New Roman" w:cs="Times New Roman"/>
          <w:sz w:val="24"/>
          <w:szCs w:val="24"/>
          <w:vertAlign w:val="subscript"/>
          <w:lang w:val="en-US"/>
        </w:rPr>
        <w:t>Blank</w:t>
      </w:r>
      <w:proofErr w:type="spellEnd"/>
      <w:ins w:id="391" w:author="Gordon Holtgrieve" w:date="2018-08-22T16:21:00Z">
        <w:r w:rsidR="00B76784">
          <w:rPr>
            <w:rFonts w:ascii="Times New Roman" w:hAnsi="Times New Roman" w:cs="Times New Roman"/>
            <w:sz w:val="24"/>
            <w:szCs w:val="24"/>
            <w:vertAlign w:val="subscript"/>
            <w:lang w:val="en-US"/>
          </w:rPr>
          <w:t>, x</w:t>
        </w:r>
      </w:ins>
      <w:r w:rsidRPr="00F34411">
        <w:rPr>
          <w:rFonts w:ascii="Times New Roman" w:hAnsi="Times New Roman" w:cs="Times New Roman"/>
          <w:sz w:val="24"/>
          <w:szCs w:val="24"/>
          <w:lang w:val="en-US"/>
        </w:rPr>
        <w:t xml:space="preserve"> is the average measured mass (</w:t>
      </w:r>
      <w:ins w:id="392" w:author="Gordon Holtgrieve" w:date="2018-08-22T16:23:00Z">
        <w:r w:rsidR="00F20D78">
          <w:rPr>
            <w:rFonts w:ascii="Times New Roman" w:hAnsi="Times New Roman" w:cs="Times New Roman"/>
            <w:sz w:val="24"/>
            <w:szCs w:val="24"/>
            <w:lang w:val="en-US"/>
          </w:rPr>
          <w:t>µ</w:t>
        </w:r>
      </w:ins>
      <w:del w:id="393" w:author="Gordon Holtgrieve" w:date="2018-08-22T16:23:00Z">
        <w:r w:rsidRPr="00F34411" w:rsidDel="00F20D78">
          <w:rPr>
            <w:rFonts w:ascii="Times New Roman" w:hAnsi="Times New Roman" w:cs="Times New Roman"/>
            <w:sz w:val="24"/>
            <w:szCs w:val="24"/>
            <w:lang w:val="en-US"/>
          </w:rPr>
          <w:delText>u</w:delText>
        </w:r>
      </w:del>
      <w:r w:rsidRPr="00F34411">
        <w:rPr>
          <w:rFonts w:ascii="Times New Roman" w:hAnsi="Times New Roman" w:cs="Times New Roman"/>
          <w:sz w:val="24"/>
          <w:szCs w:val="24"/>
          <w:lang w:val="en-US"/>
        </w:rPr>
        <w:t>g) of nitrogen in a blank for a given batch</w:t>
      </w:r>
      <w:ins w:id="394" w:author="Gordon Holtgrieve" w:date="2018-08-22T16:20:00Z">
        <w:r w:rsidR="006905B2">
          <w:rPr>
            <w:rFonts w:ascii="Times New Roman" w:hAnsi="Times New Roman" w:cs="Times New Roman"/>
            <w:sz w:val="24"/>
            <w:szCs w:val="24"/>
            <w:lang w:val="en-US"/>
          </w:rPr>
          <w:t>,</w:t>
        </w:r>
      </w:ins>
      <w:r w:rsidRPr="00F34411">
        <w:rPr>
          <w:rFonts w:ascii="Times New Roman" w:hAnsi="Times New Roman" w:cs="Times New Roman"/>
          <w:sz w:val="24"/>
          <w:szCs w:val="24"/>
          <w:lang w:val="en-US"/>
        </w:rPr>
        <w:t xml:space="preserve"> and </w:t>
      </w:r>
      <w:r w:rsidRPr="00F34411">
        <w:rPr>
          <w:sz w:val="24"/>
          <w:szCs w:val="24"/>
          <w:lang w:val="en-US"/>
        </w:rPr>
        <w:sym w:font="Symbol" w:char="F064"/>
      </w:r>
      <w:r w:rsidRPr="00F34411">
        <w:rPr>
          <w:rFonts w:ascii="Times New Roman" w:hAnsi="Times New Roman"/>
          <w:sz w:val="24"/>
          <w:szCs w:val="24"/>
          <w:vertAlign w:val="superscript"/>
          <w:lang w:val="en-US"/>
        </w:rPr>
        <w:t>15</w:t>
      </w:r>
      <w:r w:rsidRPr="00F34411">
        <w:rPr>
          <w:rFonts w:ascii="Times New Roman" w:hAnsi="Times New Roman"/>
          <w:sz w:val="24"/>
          <w:szCs w:val="24"/>
          <w:lang w:val="en-US"/>
        </w:rPr>
        <w:t>N</w:t>
      </w:r>
      <w:r w:rsidRPr="00F34411">
        <w:rPr>
          <w:rFonts w:ascii="Times New Roman" w:hAnsi="Times New Roman"/>
          <w:sz w:val="24"/>
          <w:szCs w:val="24"/>
          <w:vertAlign w:val="subscript"/>
          <w:lang w:val="en-US"/>
        </w:rPr>
        <w:t xml:space="preserve">Blank, </w:t>
      </w:r>
      <w:r w:rsidRPr="00F34411">
        <w:rPr>
          <w:rFonts w:ascii="Times New Roman" w:hAnsi="Times New Roman" w:cs="Times New Roman"/>
          <w:sz w:val="24"/>
          <w:szCs w:val="24"/>
          <w:vertAlign w:val="subscript"/>
          <w:lang w:val="en-US"/>
        </w:rPr>
        <w:t>x</w:t>
      </w:r>
      <w:r w:rsidRPr="00F34411">
        <w:rPr>
          <w:rFonts w:ascii="Times New Roman" w:hAnsi="Times New Roman" w:cs="Times New Roman"/>
          <w:sz w:val="24"/>
          <w:szCs w:val="24"/>
          <w:lang w:val="en-US"/>
        </w:rPr>
        <w:t xml:space="preserve"> is the average measure</w:t>
      </w:r>
      <w:ins w:id="395" w:author="Gordon Holtgrieve" w:date="2018-08-22T16:23:00Z">
        <w:r w:rsidR="00F20D78">
          <w:rPr>
            <w:rFonts w:ascii="Times New Roman" w:hAnsi="Times New Roman" w:cs="Times New Roman"/>
            <w:sz w:val="24"/>
            <w:szCs w:val="24"/>
            <w:lang w:val="en-US"/>
          </w:rPr>
          <w:t>d</w:t>
        </w:r>
      </w:ins>
      <w:r w:rsidRPr="00F34411">
        <w:rPr>
          <w:rFonts w:ascii="Times New Roman" w:hAnsi="Times New Roman" w:cs="Times New Roman"/>
          <w:sz w:val="24"/>
          <w:szCs w:val="24"/>
          <w:lang w:val="en-US"/>
        </w:rPr>
        <w:t xml:space="preserve"> </w:t>
      </w:r>
      <w:r w:rsidRPr="00F34411">
        <w:rPr>
          <w:sz w:val="24"/>
          <w:szCs w:val="24"/>
          <w:lang w:val="en-US"/>
        </w:rPr>
        <w:sym w:font="Symbol" w:char="F064"/>
      </w:r>
      <w:r w:rsidRPr="00F34411">
        <w:rPr>
          <w:rFonts w:ascii="Times New Roman" w:hAnsi="Times New Roman"/>
          <w:sz w:val="24"/>
          <w:szCs w:val="24"/>
          <w:vertAlign w:val="superscript"/>
          <w:lang w:val="en-US"/>
        </w:rPr>
        <w:t>15</w:t>
      </w:r>
      <w:r w:rsidRPr="00F34411">
        <w:rPr>
          <w:rFonts w:ascii="Times New Roman" w:hAnsi="Times New Roman"/>
          <w:sz w:val="24"/>
          <w:szCs w:val="24"/>
          <w:lang w:val="en-US"/>
        </w:rPr>
        <w:t xml:space="preserve">N of blanks for a given batch. </w:t>
      </w:r>
      <w:del w:id="396" w:author="Gordon Holtgrieve" w:date="2018-08-22T16:23:00Z">
        <w:r w:rsidR="00F34411" w:rsidRPr="00F34411" w:rsidDel="00F20D78">
          <w:rPr>
            <w:rFonts w:ascii="Times New Roman" w:hAnsi="Times New Roman"/>
            <w:sz w:val="24"/>
            <w:szCs w:val="24"/>
            <w:lang w:val="en-US"/>
          </w:rPr>
          <w:delText xml:space="preserve">Measured </w:delText>
        </w:r>
      </w:del>
      <w:r w:rsidR="00F34411" w:rsidRPr="00F34411">
        <w:rPr>
          <w:sz w:val="24"/>
          <w:szCs w:val="24"/>
          <w:lang w:val="en-US"/>
        </w:rPr>
        <w:sym w:font="Symbol" w:char="F064"/>
      </w:r>
      <w:r w:rsidR="00F34411" w:rsidRPr="00F34411">
        <w:rPr>
          <w:rFonts w:ascii="Times New Roman" w:hAnsi="Times New Roman"/>
          <w:sz w:val="24"/>
          <w:szCs w:val="24"/>
          <w:vertAlign w:val="superscript"/>
          <w:lang w:val="en-US"/>
        </w:rPr>
        <w:t>15</w:t>
      </w:r>
      <w:r w:rsidR="00F34411" w:rsidRPr="00F34411">
        <w:rPr>
          <w:rFonts w:ascii="Times New Roman" w:hAnsi="Times New Roman"/>
          <w:sz w:val="24"/>
          <w:szCs w:val="24"/>
          <w:lang w:val="en-US"/>
        </w:rPr>
        <w:t>N</w:t>
      </w:r>
      <w:ins w:id="397" w:author="Gordon Holtgrieve" w:date="2018-08-22T16:23:00Z">
        <w:r w:rsidR="00F20D78" w:rsidRPr="00F20D78">
          <w:rPr>
            <w:rFonts w:ascii="Times New Roman" w:hAnsi="Times New Roman"/>
            <w:sz w:val="24"/>
            <w:szCs w:val="24"/>
            <w:vertAlign w:val="subscript"/>
            <w:lang w:val="en-US"/>
            <w:rPrChange w:id="398" w:author="Gordon Holtgrieve" w:date="2018-08-22T16:23:00Z">
              <w:rPr>
                <w:rFonts w:ascii="Times New Roman" w:hAnsi="Times New Roman"/>
                <w:sz w:val="24"/>
                <w:szCs w:val="24"/>
                <w:lang w:val="en-US"/>
              </w:rPr>
            </w:rPrChange>
          </w:rPr>
          <w:t>measured</w:t>
        </w:r>
      </w:ins>
      <w:r w:rsidR="00F34411" w:rsidRPr="00F34411">
        <w:rPr>
          <w:rFonts w:ascii="Times New Roman" w:hAnsi="Times New Roman"/>
          <w:sz w:val="24"/>
          <w:szCs w:val="24"/>
          <w:lang w:val="en-US"/>
        </w:rPr>
        <w:t xml:space="preserve"> is the </w:t>
      </w:r>
      <w:r w:rsidR="00F34411" w:rsidRPr="00F34411">
        <w:rPr>
          <w:sz w:val="24"/>
          <w:szCs w:val="24"/>
          <w:lang w:val="en-US"/>
        </w:rPr>
        <w:sym w:font="Symbol" w:char="F064"/>
      </w:r>
      <w:r w:rsidR="00F34411" w:rsidRPr="00F34411">
        <w:rPr>
          <w:rFonts w:ascii="Times New Roman" w:hAnsi="Times New Roman"/>
          <w:sz w:val="24"/>
          <w:szCs w:val="24"/>
          <w:vertAlign w:val="superscript"/>
          <w:lang w:val="en-US"/>
        </w:rPr>
        <w:t>15</w:t>
      </w:r>
      <w:r w:rsidR="00F34411" w:rsidRPr="00F34411">
        <w:rPr>
          <w:rFonts w:ascii="Times New Roman" w:hAnsi="Times New Roman"/>
          <w:sz w:val="24"/>
          <w:szCs w:val="24"/>
          <w:lang w:val="en-US"/>
        </w:rPr>
        <w:t xml:space="preserve">N value for a given sample, and </w:t>
      </w:r>
      <w:del w:id="399" w:author="Gordon Holtgrieve" w:date="2018-08-22T16:23:00Z">
        <w:r w:rsidR="00F34411" w:rsidRPr="00F34411" w:rsidDel="00F20D78">
          <w:rPr>
            <w:rFonts w:ascii="Times New Roman" w:hAnsi="Times New Roman"/>
            <w:sz w:val="24"/>
            <w:szCs w:val="24"/>
            <w:lang w:val="en-US"/>
          </w:rPr>
          <w:delText xml:space="preserve">Mass </w:delText>
        </w:r>
      </w:del>
      <w:proofErr w:type="spellStart"/>
      <w:r w:rsidR="00F34411" w:rsidRPr="00F34411">
        <w:rPr>
          <w:rFonts w:ascii="Times New Roman" w:hAnsi="Times New Roman"/>
          <w:sz w:val="24"/>
          <w:szCs w:val="24"/>
          <w:lang w:val="en-US"/>
        </w:rPr>
        <w:t>N</w:t>
      </w:r>
      <w:r w:rsidR="00F34411" w:rsidRPr="00F34411">
        <w:rPr>
          <w:rFonts w:ascii="Times New Roman" w:hAnsi="Times New Roman"/>
          <w:sz w:val="24"/>
          <w:szCs w:val="24"/>
          <w:vertAlign w:val="subscript"/>
          <w:lang w:val="en-US"/>
        </w:rPr>
        <w:t>extracted</w:t>
      </w:r>
      <w:proofErr w:type="spellEnd"/>
      <w:r w:rsidR="00F34411" w:rsidRPr="00F34411">
        <w:rPr>
          <w:rFonts w:ascii="Times New Roman" w:hAnsi="Times New Roman"/>
          <w:sz w:val="24"/>
          <w:szCs w:val="24"/>
          <w:vertAlign w:val="subscript"/>
          <w:lang w:val="en-US"/>
        </w:rPr>
        <w:t xml:space="preserve"> </w:t>
      </w:r>
      <w:r w:rsidR="00F34411" w:rsidRPr="00F34411">
        <w:rPr>
          <w:rFonts w:ascii="Times New Roman" w:hAnsi="Times New Roman" w:cs="Times New Roman"/>
          <w:sz w:val="24"/>
          <w:szCs w:val="24"/>
          <w:lang w:val="en-US"/>
        </w:rPr>
        <w:t>is the mass of nitrogen (</w:t>
      </w:r>
      <w:ins w:id="400" w:author="Gordon Holtgrieve" w:date="2018-08-22T16:20:00Z">
        <w:r w:rsidR="006905B2">
          <w:rPr>
            <w:rFonts w:ascii="Times New Roman" w:hAnsi="Times New Roman" w:cs="Times New Roman"/>
            <w:sz w:val="24"/>
            <w:szCs w:val="24"/>
            <w:lang w:val="en-US"/>
          </w:rPr>
          <w:t>µ</w:t>
        </w:r>
      </w:ins>
      <w:del w:id="401" w:author="Gordon Holtgrieve" w:date="2018-08-22T16:20:00Z">
        <w:r w:rsidR="00F34411" w:rsidRPr="00F34411" w:rsidDel="006905B2">
          <w:rPr>
            <w:rFonts w:ascii="Times New Roman" w:hAnsi="Times New Roman" w:cs="Times New Roman"/>
            <w:sz w:val="24"/>
            <w:szCs w:val="24"/>
            <w:lang w:val="en-US"/>
          </w:rPr>
          <w:delText>u</w:delText>
        </w:r>
      </w:del>
      <w:r w:rsidR="00F34411" w:rsidRPr="00F34411">
        <w:rPr>
          <w:rFonts w:ascii="Times New Roman" w:hAnsi="Times New Roman" w:cs="Times New Roman"/>
          <w:sz w:val="24"/>
          <w:szCs w:val="24"/>
          <w:lang w:val="en-US"/>
        </w:rPr>
        <w:t xml:space="preserve">g) measured in the sample. </w:t>
      </w:r>
      <w:r w:rsidR="00FA4C09">
        <w:rPr>
          <w:rFonts w:ascii="Times New Roman" w:hAnsi="Times New Roman" w:cs="Times New Roman"/>
          <w:sz w:val="24"/>
          <w:szCs w:val="24"/>
          <w:lang w:val="en-US"/>
        </w:rPr>
        <w:t xml:space="preserve">A standard correction was then </w:t>
      </w:r>
      <w:del w:id="402" w:author="Gordon Holtgrieve" w:date="2018-08-22T16:21:00Z">
        <w:r w:rsidR="00FA4C09" w:rsidDel="006905B2">
          <w:rPr>
            <w:rFonts w:ascii="Times New Roman" w:hAnsi="Times New Roman" w:cs="Times New Roman"/>
            <w:sz w:val="24"/>
            <w:szCs w:val="24"/>
            <w:lang w:val="en-US"/>
          </w:rPr>
          <w:delText>appied</w:delText>
        </w:r>
      </w:del>
      <w:ins w:id="403" w:author="Gordon Holtgrieve" w:date="2018-08-22T16:21:00Z">
        <w:r w:rsidR="006905B2">
          <w:rPr>
            <w:rFonts w:ascii="Times New Roman" w:hAnsi="Times New Roman" w:cs="Times New Roman"/>
            <w:sz w:val="24"/>
            <w:szCs w:val="24"/>
            <w:lang w:val="en-US"/>
          </w:rPr>
          <w:t>applied</w:t>
        </w:r>
      </w:ins>
      <w:r w:rsidR="00FA4C09">
        <w:rPr>
          <w:rFonts w:ascii="Times New Roman" w:hAnsi="Times New Roman" w:cs="Times New Roman"/>
          <w:sz w:val="24"/>
          <w:szCs w:val="24"/>
          <w:lang w:val="en-US"/>
        </w:rPr>
        <w:t xml:space="preserve"> to the blank corrected measurements where:</w:t>
      </w:r>
    </w:p>
    <w:p w14:paraId="73C40C54" w14:textId="4DF7C33E" w:rsidR="00FA4C09" w:rsidRDefault="00FA4C09" w:rsidP="00FA4C09">
      <w:pPr>
        <w:spacing w:line="480" w:lineRule="auto"/>
        <w:rPr>
          <w:rFonts w:ascii="Times New Roman" w:hAnsi="Times New Roman" w:cs="Times New Roman"/>
          <w:sz w:val="18"/>
          <w:szCs w:val="18"/>
          <w:lang w:val="en-US"/>
        </w:rPr>
      </w:pPr>
      <w:r w:rsidRPr="00F34411">
        <w:rPr>
          <w:rFonts w:ascii="Times New Roman" w:hAnsi="Times New Roman"/>
          <w:sz w:val="16"/>
          <w:szCs w:val="16"/>
          <w:lang w:val="en-US"/>
        </w:rPr>
        <w:t>(</w:t>
      </w:r>
      <w:r>
        <w:rPr>
          <w:rFonts w:ascii="Times New Roman" w:hAnsi="Times New Roman"/>
          <w:sz w:val="16"/>
          <w:szCs w:val="16"/>
          <w:lang w:val="en-US"/>
        </w:rPr>
        <w:t>2</w:t>
      </w:r>
      <w:r w:rsidRPr="00F34411">
        <w:rPr>
          <w:rFonts w:ascii="Times New Roman" w:hAnsi="Times New Roman"/>
          <w:sz w:val="16"/>
          <w:szCs w:val="16"/>
          <w:lang w:val="en-US"/>
        </w:rPr>
        <w:t xml:space="preserve">) </w:t>
      </w:r>
      <w:r w:rsidRPr="00F34411">
        <w:rPr>
          <w:lang w:val="en-US"/>
        </w:rPr>
        <w:sym w:font="Symbol" w:char="F064"/>
      </w:r>
      <w:r w:rsidRPr="00F34411">
        <w:rPr>
          <w:rFonts w:ascii="Times New Roman" w:hAnsi="Times New Roman"/>
          <w:sz w:val="18"/>
          <w:szCs w:val="18"/>
          <w:vertAlign w:val="superscript"/>
          <w:lang w:val="en-US"/>
        </w:rPr>
        <w:t>15</w:t>
      </w:r>
      <w:r w:rsidRPr="00F34411">
        <w:rPr>
          <w:rFonts w:ascii="Times New Roman" w:hAnsi="Times New Roman"/>
          <w:sz w:val="18"/>
          <w:szCs w:val="18"/>
          <w:lang w:val="en-US"/>
        </w:rPr>
        <w:t>N</w:t>
      </w:r>
      <w:r w:rsidRPr="00F34411">
        <w:rPr>
          <w:rFonts w:ascii="Times New Roman" w:hAnsi="Times New Roman" w:cs="Times New Roman"/>
          <w:sz w:val="18"/>
          <w:szCs w:val="18"/>
          <w:vertAlign w:val="subscript"/>
          <w:lang w:val="en-US"/>
        </w:rPr>
        <w:t>Corrected</w:t>
      </w:r>
      <w:r>
        <w:rPr>
          <w:rFonts w:ascii="Times New Roman" w:hAnsi="Times New Roman" w:cs="Times New Roman"/>
          <w:sz w:val="18"/>
          <w:szCs w:val="18"/>
          <w:lang w:val="en-US"/>
        </w:rPr>
        <w:t xml:space="preserve"> = </w:t>
      </w:r>
      <w:r w:rsidRPr="00F34411">
        <w:rPr>
          <w:lang w:val="en-US"/>
        </w:rPr>
        <w:sym w:font="Symbol" w:char="F064"/>
      </w:r>
      <w:r w:rsidRPr="00F34411">
        <w:rPr>
          <w:rFonts w:ascii="Times New Roman" w:hAnsi="Times New Roman"/>
          <w:sz w:val="18"/>
          <w:szCs w:val="18"/>
          <w:vertAlign w:val="superscript"/>
          <w:lang w:val="en-US"/>
        </w:rPr>
        <w:t>15</w:t>
      </w:r>
      <w:r w:rsidRPr="00F34411">
        <w:rPr>
          <w:rFonts w:ascii="Times New Roman" w:hAnsi="Times New Roman"/>
          <w:sz w:val="18"/>
          <w:szCs w:val="18"/>
          <w:lang w:val="en-US"/>
        </w:rPr>
        <w:t>N</w:t>
      </w:r>
      <w:r w:rsidRPr="00F34411">
        <w:rPr>
          <w:rFonts w:ascii="Times New Roman" w:hAnsi="Times New Roman"/>
          <w:sz w:val="18"/>
          <w:szCs w:val="18"/>
          <w:vertAlign w:val="subscript"/>
          <w:lang w:val="en-US"/>
        </w:rPr>
        <w:t xml:space="preserve">Blank </w:t>
      </w:r>
      <w:r w:rsidRPr="00F34411">
        <w:rPr>
          <w:rFonts w:ascii="Times New Roman" w:hAnsi="Times New Roman" w:cs="Times New Roman"/>
          <w:sz w:val="18"/>
          <w:szCs w:val="18"/>
          <w:vertAlign w:val="subscript"/>
          <w:lang w:val="en-US"/>
        </w:rPr>
        <w:t>Corrected</w:t>
      </w:r>
      <w:r>
        <w:rPr>
          <w:rFonts w:ascii="Times New Roman" w:hAnsi="Times New Roman" w:cs="Times New Roman"/>
          <w:sz w:val="18"/>
          <w:szCs w:val="18"/>
          <w:lang w:val="en-US"/>
        </w:rPr>
        <w:t xml:space="preserve"> – (</w:t>
      </w:r>
      <w:proofErr w:type="spellStart"/>
      <w:r>
        <w:rPr>
          <w:rFonts w:ascii="Times New Roman" w:hAnsi="Times New Roman" w:cs="Times New Roman"/>
          <w:sz w:val="18"/>
          <w:szCs w:val="18"/>
          <w:lang w:val="en-US"/>
        </w:rPr>
        <w:t>Standard</w:t>
      </w:r>
      <w:r>
        <w:rPr>
          <w:rFonts w:ascii="Times New Roman" w:hAnsi="Times New Roman" w:cs="Times New Roman"/>
          <w:sz w:val="18"/>
          <w:szCs w:val="18"/>
          <w:vertAlign w:val="subscript"/>
          <w:lang w:val="en-US"/>
        </w:rPr>
        <w:t>Measured</w:t>
      </w:r>
      <w:proofErr w:type="spellEnd"/>
      <w:r>
        <w:rPr>
          <w:rFonts w:ascii="Times New Roman" w:hAnsi="Times New Roman" w:cs="Times New Roman"/>
          <w:sz w:val="18"/>
          <w:szCs w:val="18"/>
          <w:vertAlign w:val="subscript"/>
          <w:lang w:val="en-US"/>
        </w:rPr>
        <w:t>, x</w:t>
      </w:r>
      <w:r>
        <w:rPr>
          <w:rFonts w:ascii="Times New Roman" w:hAnsi="Times New Roman" w:cs="Times New Roman"/>
          <w:sz w:val="18"/>
          <w:szCs w:val="18"/>
          <w:lang w:val="en-US"/>
        </w:rPr>
        <w:t xml:space="preserve"> – </w:t>
      </w:r>
      <w:proofErr w:type="spellStart"/>
      <w:r>
        <w:rPr>
          <w:rFonts w:ascii="Times New Roman" w:hAnsi="Times New Roman" w:cs="Times New Roman"/>
          <w:sz w:val="18"/>
          <w:szCs w:val="18"/>
          <w:lang w:val="en-US"/>
        </w:rPr>
        <w:t>Standard</w:t>
      </w:r>
      <w:r>
        <w:rPr>
          <w:rFonts w:ascii="Times New Roman" w:hAnsi="Times New Roman" w:cs="Times New Roman"/>
          <w:sz w:val="18"/>
          <w:szCs w:val="18"/>
          <w:vertAlign w:val="subscript"/>
          <w:lang w:val="en-US"/>
        </w:rPr>
        <w:t>true</w:t>
      </w:r>
      <w:proofErr w:type="spellEnd"/>
      <w:r>
        <w:rPr>
          <w:rFonts w:ascii="Times New Roman" w:hAnsi="Times New Roman" w:cs="Times New Roman"/>
          <w:sz w:val="18"/>
          <w:szCs w:val="18"/>
          <w:lang w:val="en-US"/>
        </w:rPr>
        <w:t>)</w:t>
      </w:r>
    </w:p>
    <w:p w14:paraId="2338236E" w14:textId="7C4B04D7" w:rsidR="00FA4C09" w:rsidRPr="000E172F" w:rsidRDefault="00FA4C09" w:rsidP="00FA4C0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proofErr w:type="spellStart"/>
      <w:ins w:id="404" w:author="Gordon Holtgrieve" w:date="2018-08-22T16:23:00Z">
        <w:r w:rsidR="00F20D78">
          <w:rPr>
            <w:rFonts w:ascii="Times New Roman" w:hAnsi="Times New Roman" w:cs="Times New Roman"/>
            <w:sz w:val="24"/>
            <w:szCs w:val="24"/>
            <w:lang w:val="en-US"/>
          </w:rPr>
          <w:t>S</w:t>
        </w:r>
      </w:ins>
      <w:del w:id="405" w:author="Gordon Holtgrieve" w:date="2018-08-22T16:23:00Z">
        <w:r w:rsidDel="00F20D78">
          <w:rPr>
            <w:rFonts w:ascii="Times New Roman" w:hAnsi="Times New Roman" w:cs="Times New Roman"/>
            <w:sz w:val="24"/>
            <w:szCs w:val="24"/>
            <w:lang w:val="en-US"/>
          </w:rPr>
          <w:delText>s</w:delText>
        </w:r>
      </w:del>
      <w:r>
        <w:rPr>
          <w:rFonts w:ascii="Times New Roman" w:hAnsi="Times New Roman" w:cs="Times New Roman"/>
          <w:sz w:val="24"/>
          <w:szCs w:val="24"/>
          <w:lang w:val="en-US"/>
        </w:rPr>
        <w:t>tandard</w:t>
      </w:r>
      <w:r>
        <w:rPr>
          <w:rFonts w:ascii="Times New Roman" w:hAnsi="Times New Roman" w:cs="Times New Roman"/>
          <w:sz w:val="24"/>
          <w:szCs w:val="24"/>
          <w:vertAlign w:val="subscript"/>
          <w:lang w:val="en-US"/>
        </w:rPr>
        <w:t>measured</w:t>
      </w:r>
      <w:proofErr w:type="spellEnd"/>
      <w:r>
        <w:rPr>
          <w:rFonts w:ascii="Times New Roman" w:hAnsi="Times New Roman" w:cs="Times New Roman"/>
          <w:sz w:val="24"/>
          <w:szCs w:val="24"/>
          <w:vertAlign w:val="subscript"/>
          <w:lang w:val="en-US"/>
        </w:rPr>
        <w:t>, x</w:t>
      </w:r>
      <w:r>
        <w:rPr>
          <w:rFonts w:ascii="Times New Roman" w:hAnsi="Times New Roman" w:cs="Times New Roman"/>
          <w:sz w:val="24"/>
          <w:szCs w:val="24"/>
          <w:lang w:val="en-US"/>
        </w:rPr>
        <w:t xml:space="preserve"> is the average measured value of the standard for a given batch. All reported </w:t>
      </w:r>
      <w:r w:rsidR="000E172F" w:rsidRPr="00F34411">
        <w:rPr>
          <w:rFonts w:ascii="Times New Roman" w:hAnsi="Times New Roman" w:cs="Times New Roman"/>
          <w:sz w:val="24"/>
          <w:szCs w:val="24"/>
          <w:lang w:val="en-US"/>
        </w:rPr>
        <w:sym w:font="Symbol" w:char="F064"/>
      </w:r>
      <w:r w:rsidR="000E172F" w:rsidRPr="00F34411">
        <w:rPr>
          <w:rFonts w:ascii="Times New Roman" w:hAnsi="Times New Roman" w:cs="Times New Roman"/>
          <w:sz w:val="24"/>
          <w:szCs w:val="24"/>
          <w:vertAlign w:val="superscript"/>
          <w:lang w:val="en-US"/>
        </w:rPr>
        <w:t>15</w:t>
      </w:r>
      <w:r w:rsidR="000E172F" w:rsidRPr="00F34411">
        <w:rPr>
          <w:rFonts w:ascii="Times New Roman" w:hAnsi="Times New Roman" w:cs="Times New Roman"/>
          <w:sz w:val="24"/>
          <w:szCs w:val="24"/>
          <w:lang w:val="en-US"/>
        </w:rPr>
        <w:t>N of NH</w:t>
      </w:r>
      <w:r w:rsidR="000E172F" w:rsidRPr="00F34411">
        <w:rPr>
          <w:rFonts w:ascii="Times New Roman" w:hAnsi="Times New Roman" w:cs="Times New Roman"/>
          <w:sz w:val="24"/>
          <w:szCs w:val="24"/>
          <w:vertAlign w:val="subscript"/>
          <w:lang w:val="en-US"/>
        </w:rPr>
        <w:t>4</w:t>
      </w:r>
      <w:r w:rsidR="000E172F" w:rsidRPr="00F34411">
        <w:rPr>
          <w:rFonts w:ascii="Times New Roman" w:hAnsi="Times New Roman" w:cs="Times New Roman"/>
          <w:sz w:val="24"/>
          <w:szCs w:val="24"/>
          <w:vertAlign w:val="superscript"/>
          <w:lang w:val="en-US"/>
        </w:rPr>
        <w:t xml:space="preserve">+ </w:t>
      </w:r>
      <w:r w:rsidR="000E172F" w:rsidRPr="00F34411">
        <w:rPr>
          <w:rFonts w:ascii="Times New Roman" w:hAnsi="Times New Roman" w:cs="Times New Roman"/>
          <w:sz w:val="24"/>
          <w:szCs w:val="24"/>
          <w:lang w:val="en-US"/>
        </w:rPr>
        <w:t>and NO</w:t>
      </w:r>
      <w:r w:rsidR="000E172F" w:rsidRPr="00F34411">
        <w:rPr>
          <w:rFonts w:ascii="Times New Roman" w:hAnsi="Times New Roman" w:cs="Times New Roman"/>
          <w:sz w:val="24"/>
          <w:szCs w:val="24"/>
          <w:vertAlign w:val="subscript"/>
          <w:lang w:val="en-US"/>
        </w:rPr>
        <w:t>3</w:t>
      </w:r>
      <w:r w:rsidR="000E172F">
        <w:rPr>
          <w:rFonts w:ascii="Times New Roman" w:hAnsi="Times New Roman" w:cs="Times New Roman"/>
          <w:sz w:val="24"/>
          <w:szCs w:val="24"/>
          <w:vertAlign w:val="superscript"/>
          <w:lang w:val="en-US"/>
        </w:rPr>
        <w:t>-</w:t>
      </w:r>
      <w:r w:rsidR="000E172F">
        <w:rPr>
          <w:rFonts w:ascii="Times New Roman" w:hAnsi="Times New Roman" w:cs="Times New Roman"/>
          <w:sz w:val="24"/>
          <w:szCs w:val="24"/>
          <w:lang w:val="en-US"/>
        </w:rPr>
        <w:t xml:space="preserve"> values are expressed as the </w:t>
      </w:r>
      <w:r w:rsidR="000E172F" w:rsidRPr="00F34411">
        <w:rPr>
          <w:rFonts w:ascii="Times New Roman" w:hAnsi="Times New Roman" w:cs="Times New Roman"/>
          <w:sz w:val="24"/>
          <w:szCs w:val="24"/>
          <w:lang w:val="en-US"/>
        </w:rPr>
        <w:sym w:font="Symbol" w:char="F064"/>
      </w:r>
      <w:r w:rsidR="000E172F" w:rsidRPr="00F34411">
        <w:rPr>
          <w:rFonts w:ascii="Times New Roman" w:hAnsi="Times New Roman" w:cs="Times New Roman"/>
          <w:sz w:val="24"/>
          <w:szCs w:val="24"/>
          <w:vertAlign w:val="superscript"/>
          <w:lang w:val="en-US"/>
        </w:rPr>
        <w:t>15</w:t>
      </w:r>
      <w:r w:rsidR="000E172F" w:rsidRPr="00F34411">
        <w:rPr>
          <w:rFonts w:ascii="Times New Roman" w:hAnsi="Times New Roman" w:cs="Times New Roman"/>
          <w:sz w:val="24"/>
          <w:szCs w:val="24"/>
          <w:lang w:val="en-US"/>
        </w:rPr>
        <w:t>N</w:t>
      </w:r>
      <w:r w:rsidR="000E172F">
        <w:rPr>
          <w:rFonts w:ascii="Times New Roman" w:hAnsi="Times New Roman" w:cs="Times New Roman"/>
          <w:sz w:val="24"/>
          <w:szCs w:val="24"/>
          <w:vertAlign w:val="subscript"/>
          <w:lang w:val="en-US"/>
        </w:rPr>
        <w:t>corrected</w:t>
      </w:r>
      <w:r w:rsidR="000E172F">
        <w:rPr>
          <w:rFonts w:ascii="Times New Roman" w:hAnsi="Times New Roman" w:cs="Times New Roman"/>
          <w:sz w:val="24"/>
          <w:szCs w:val="24"/>
          <w:lang w:val="en-US"/>
        </w:rPr>
        <w:t xml:space="preserve">, where a blank and standard correction has been applied. </w:t>
      </w:r>
    </w:p>
    <w:p w14:paraId="7BB2DFF3" w14:textId="1E5BD28D" w:rsidR="0091230C" w:rsidRPr="00F34411" w:rsidRDefault="001F0772" w:rsidP="00FA4C09">
      <w:pPr>
        <w:spacing w:line="480" w:lineRule="auto"/>
        <w:contextualSpacing/>
        <w:rPr>
          <w:rFonts w:ascii="Times New Roman" w:hAnsi="Times New Roman" w:cs="Times New Roman"/>
          <w:i/>
          <w:sz w:val="24"/>
          <w:szCs w:val="24"/>
          <w:lang w:val="en-US"/>
        </w:rPr>
      </w:pPr>
      <w:r w:rsidRPr="00F34411">
        <w:rPr>
          <w:rFonts w:ascii="Times New Roman" w:hAnsi="Times New Roman" w:cs="Times New Roman"/>
          <w:i/>
          <w:sz w:val="24"/>
          <w:szCs w:val="24"/>
          <w:lang w:val="en-US"/>
        </w:rPr>
        <w:t>Statistical analyses</w:t>
      </w:r>
    </w:p>
    <w:p w14:paraId="1C53C7DB" w14:textId="7BBE15B6" w:rsidR="004555DF" w:rsidRDefault="00E76169" w:rsidP="005F1C32">
      <w:pPr>
        <w:spacing w:line="480" w:lineRule="auto"/>
        <w:contextualSpacing/>
        <w:rPr>
          <w:rFonts w:ascii="Times New Roman" w:hAnsi="Times New Roman" w:cs="Times New Roman"/>
          <w:sz w:val="24"/>
          <w:szCs w:val="24"/>
          <w:lang w:val="en-US"/>
        </w:rPr>
      </w:pPr>
      <w:r w:rsidRPr="00F34411">
        <w:rPr>
          <w:rFonts w:ascii="Times New Roman" w:hAnsi="Times New Roman" w:cs="Times New Roman"/>
          <w:sz w:val="24"/>
          <w:szCs w:val="24"/>
          <w:lang w:val="en-US"/>
        </w:rPr>
        <w:tab/>
      </w:r>
      <w:r w:rsidR="00107223" w:rsidRPr="00F34411">
        <w:rPr>
          <w:rFonts w:ascii="Times New Roman" w:hAnsi="Times New Roman" w:cs="Times New Roman"/>
          <w:sz w:val="24"/>
          <w:szCs w:val="24"/>
          <w:lang w:val="en-US"/>
        </w:rPr>
        <w:t>To test the effect of salmon enrichment on soil nutrient concentrations</w:t>
      </w:r>
      <w:ins w:id="406" w:author="Gordon Holtgrieve" w:date="2018-08-22T16:01:00Z">
        <w:r w:rsidR="00B84B0A">
          <w:rPr>
            <w:rFonts w:ascii="Times New Roman" w:hAnsi="Times New Roman" w:cs="Times New Roman"/>
            <w:sz w:val="24"/>
            <w:szCs w:val="24"/>
            <w:lang w:val="en-US"/>
          </w:rPr>
          <w:t>,</w:t>
        </w:r>
      </w:ins>
      <w:del w:id="407" w:author="Gordon Holtgrieve" w:date="2018-08-22T16:01:00Z">
        <w:r w:rsidR="00107223" w:rsidRPr="00F34411" w:rsidDel="00B84B0A">
          <w:rPr>
            <w:rFonts w:ascii="Times New Roman" w:hAnsi="Times New Roman" w:cs="Times New Roman"/>
            <w:sz w:val="24"/>
            <w:szCs w:val="24"/>
            <w:lang w:val="en-US"/>
          </w:rPr>
          <w:delText>, l</w:delText>
        </w:r>
        <w:r w:rsidR="00A3146A" w:rsidRPr="00F34411" w:rsidDel="00B84B0A">
          <w:rPr>
            <w:rFonts w:ascii="Times New Roman" w:hAnsi="Times New Roman" w:cs="Times New Roman"/>
            <w:sz w:val="24"/>
            <w:szCs w:val="24"/>
            <w:lang w:val="en-US"/>
          </w:rPr>
          <w:delText>inear and mixed effects models were used</w:delText>
        </w:r>
        <w:r w:rsidR="00016AF6" w:rsidRPr="00F34411" w:rsidDel="00B84B0A">
          <w:rPr>
            <w:rFonts w:ascii="Times New Roman" w:hAnsi="Times New Roman" w:cs="Times New Roman"/>
            <w:sz w:val="24"/>
            <w:szCs w:val="24"/>
            <w:lang w:val="en-US"/>
          </w:rPr>
          <w:delText xml:space="preserve">. </w:delText>
        </w:r>
        <w:r w:rsidR="00963DDD" w:rsidRPr="00F34411" w:rsidDel="00B84B0A">
          <w:rPr>
            <w:rFonts w:ascii="Times New Roman" w:hAnsi="Times New Roman" w:cs="Times New Roman"/>
            <w:sz w:val="24"/>
            <w:szCs w:val="24"/>
            <w:lang w:val="en-US"/>
          </w:rPr>
          <w:delText>L</w:delText>
        </w:r>
      </w:del>
      <w:ins w:id="408" w:author="Gordon Holtgrieve" w:date="2018-08-22T16:01:00Z">
        <w:r w:rsidR="00B84B0A">
          <w:rPr>
            <w:rFonts w:ascii="Times New Roman" w:hAnsi="Times New Roman" w:cs="Times New Roman"/>
            <w:sz w:val="24"/>
            <w:szCs w:val="24"/>
            <w:lang w:val="en-US"/>
          </w:rPr>
          <w:t xml:space="preserve"> l</w:t>
        </w:r>
      </w:ins>
      <w:r w:rsidR="00963DDD" w:rsidRPr="00F34411">
        <w:rPr>
          <w:rFonts w:ascii="Times New Roman" w:hAnsi="Times New Roman" w:cs="Times New Roman"/>
          <w:sz w:val="24"/>
          <w:szCs w:val="24"/>
          <w:lang w:val="en-US"/>
        </w:rPr>
        <w:t xml:space="preserve">inear </w:t>
      </w:r>
      <w:del w:id="409" w:author="Gordon Holtgrieve" w:date="2018-08-22T16:01:00Z">
        <w:r w:rsidR="00963DDD" w:rsidRPr="00F34411" w:rsidDel="00B84B0A">
          <w:rPr>
            <w:rFonts w:ascii="Times New Roman" w:hAnsi="Times New Roman" w:cs="Times New Roman"/>
            <w:sz w:val="24"/>
            <w:szCs w:val="24"/>
            <w:lang w:val="en-US"/>
          </w:rPr>
          <w:delText xml:space="preserve">models </w:delText>
        </w:r>
      </w:del>
      <w:r w:rsidR="00963DDD" w:rsidRPr="00F34411">
        <w:rPr>
          <w:rFonts w:ascii="Times New Roman" w:hAnsi="Times New Roman" w:cs="Times New Roman"/>
          <w:sz w:val="24"/>
          <w:szCs w:val="24"/>
          <w:lang w:val="en-US"/>
        </w:rPr>
        <w:t>and mixed effects models were</w:t>
      </w:r>
      <w:ins w:id="410" w:author="Gordon Holtgrieve" w:date="2018-08-23T13:16:00Z">
        <w:r w:rsidR="007762AD">
          <w:rPr>
            <w:rFonts w:ascii="Times New Roman" w:hAnsi="Times New Roman" w:cs="Times New Roman"/>
            <w:sz w:val="24"/>
            <w:szCs w:val="24"/>
            <w:lang w:val="en-US"/>
          </w:rPr>
          <w:t xml:space="preserve"> </w:t>
        </w:r>
        <w:del w:id="411" w:author="Microsoft Office User" w:date="2018-08-24T10:30:00Z">
          <w:r w:rsidR="007762AD" w:rsidDel="0021319A">
            <w:rPr>
              <w:rFonts w:ascii="Times New Roman" w:hAnsi="Times New Roman" w:cs="Times New Roman"/>
              <w:sz w:val="24"/>
              <w:szCs w:val="24"/>
              <w:lang w:val="en-US"/>
            </w:rPr>
            <w:delText>indivudally</w:delText>
          </w:r>
        </w:del>
      </w:ins>
      <w:ins w:id="412" w:author="Microsoft Office User" w:date="2018-08-24T10:30:00Z">
        <w:r w:rsidR="0021319A">
          <w:rPr>
            <w:rFonts w:ascii="Times New Roman" w:hAnsi="Times New Roman" w:cs="Times New Roman"/>
            <w:sz w:val="24"/>
            <w:szCs w:val="24"/>
            <w:lang w:val="en-US"/>
          </w:rPr>
          <w:t>individually</w:t>
        </w:r>
      </w:ins>
      <w:r w:rsidR="00963DDD" w:rsidRPr="00F34411">
        <w:rPr>
          <w:rFonts w:ascii="Times New Roman" w:hAnsi="Times New Roman" w:cs="Times New Roman"/>
          <w:sz w:val="24"/>
          <w:szCs w:val="24"/>
          <w:lang w:val="en-US"/>
        </w:rPr>
        <w:t xml:space="preserve"> fit to the data for </w:t>
      </w:r>
      <w:del w:id="413" w:author="Gordon Holtgrieve" w:date="2018-08-23T12:43:00Z">
        <w:r w:rsidR="00963DDD" w:rsidRPr="00F34411" w:rsidDel="006263F8">
          <w:rPr>
            <w:rFonts w:ascii="Times New Roman" w:hAnsi="Times New Roman" w:cs="Times New Roman"/>
            <w:sz w:val="24"/>
            <w:szCs w:val="24"/>
            <w:lang w:val="en-US"/>
          </w:rPr>
          <w:delText xml:space="preserve">each </w:delText>
        </w:r>
      </w:del>
      <w:ins w:id="414" w:author="Gordon Holtgrieve" w:date="2018-08-23T12:43:00Z">
        <w:r w:rsidR="006263F8">
          <w:rPr>
            <w:rFonts w:ascii="Times New Roman" w:hAnsi="Times New Roman" w:cs="Times New Roman"/>
            <w:sz w:val="24"/>
            <w:szCs w:val="24"/>
            <w:lang w:val="en-US"/>
          </w:rPr>
          <w:t xml:space="preserve">the following </w:t>
        </w:r>
      </w:ins>
      <w:r w:rsidR="00963DDD" w:rsidRPr="00F34411">
        <w:rPr>
          <w:rFonts w:ascii="Times New Roman" w:hAnsi="Times New Roman" w:cs="Times New Roman"/>
          <w:sz w:val="24"/>
          <w:szCs w:val="24"/>
          <w:lang w:val="en-US"/>
        </w:rPr>
        <w:t>response variable</w:t>
      </w:r>
      <w:ins w:id="415" w:author="Gordon Holtgrieve" w:date="2018-08-23T12:43:00Z">
        <w:r w:rsidR="006263F8">
          <w:rPr>
            <w:rFonts w:ascii="Times New Roman" w:hAnsi="Times New Roman" w:cs="Times New Roman"/>
            <w:sz w:val="24"/>
            <w:szCs w:val="24"/>
            <w:lang w:val="en-US"/>
          </w:rPr>
          <w:t>s:</w:t>
        </w:r>
      </w:ins>
      <w:del w:id="416" w:author="Gordon Holtgrieve" w:date="2018-08-23T12:42:00Z">
        <w:r w:rsidR="00915DF9" w:rsidRPr="00F34411" w:rsidDel="006263F8">
          <w:rPr>
            <w:rFonts w:ascii="Times New Roman" w:hAnsi="Times New Roman" w:cs="Times New Roman"/>
            <w:sz w:val="24"/>
            <w:szCs w:val="24"/>
            <w:lang w:val="en-US"/>
          </w:rPr>
          <w:delText>s:</w:delText>
        </w:r>
      </w:del>
      <w:r w:rsidR="00963DDD" w:rsidRPr="00F34411">
        <w:rPr>
          <w:rFonts w:ascii="Times New Roman" w:hAnsi="Times New Roman" w:cs="Times New Roman"/>
          <w:sz w:val="24"/>
          <w:szCs w:val="24"/>
          <w:lang w:val="en-US"/>
        </w:rPr>
        <w:t xml:space="preserve"> </w:t>
      </w:r>
      <w:del w:id="417" w:author="Gordon Holtgrieve" w:date="2018-08-23T12:43:00Z">
        <w:r w:rsidR="00915DF9" w:rsidRPr="00F34411" w:rsidDel="006263F8">
          <w:rPr>
            <w:rFonts w:ascii="Times New Roman" w:hAnsi="Times New Roman" w:cs="Times New Roman"/>
            <w:sz w:val="24"/>
            <w:szCs w:val="24"/>
            <w:lang w:val="en-US"/>
          </w:rPr>
          <w:delText xml:space="preserve">initial </w:delText>
        </w:r>
      </w:del>
      <w:r w:rsidR="00915DF9" w:rsidRPr="00F34411">
        <w:rPr>
          <w:rFonts w:ascii="Times New Roman" w:hAnsi="Times New Roman" w:cs="Times New Roman"/>
          <w:sz w:val="24"/>
          <w:szCs w:val="24"/>
          <w:lang w:val="en-US"/>
        </w:rPr>
        <w:t>NH</w:t>
      </w:r>
      <w:r w:rsidR="00915DF9" w:rsidRPr="00F34411">
        <w:rPr>
          <w:rFonts w:ascii="Times New Roman" w:hAnsi="Times New Roman" w:cs="Times New Roman"/>
          <w:sz w:val="24"/>
          <w:szCs w:val="24"/>
          <w:vertAlign w:val="subscript"/>
          <w:lang w:val="en-US"/>
        </w:rPr>
        <w:t>4</w:t>
      </w:r>
      <w:r w:rsidR="00915DF9" w:rsidRPr="00F34411">
        <w:rPr>
          <w:rFonts w:ascii="Times New Roman" w:hAnsi="Times New Roman" w:cs="Times New Roman"/>
          <w:sz w:val="24"/>
          <w:szCs w:val="24"/>
          <w:vertAlign w:val="superscript"/>
          <w:lang w:val="en-US"/>
        </w:rPr>
        <w:t xml:space="preserve">+ </w:t>
      </w:r>
      <w:r w:rsidR="00915DF9" w:rsidRPr="00F34411">
        <w:rPr>
          <w:rFonts w:ascii="Times New Roman" w:hAnsi="Times New Roman" w:cs="Times New Roman"/>
          <w:sz w:val="24"/>
          <w:szCs w:val="24"/>
          <w:lang w:val="en-US"/>
        </w:rPr>
        <w:t>and NO</w:t>
      </w:r>
      <w:r w:rsidR="00915DF9" w:rsidRPr="00F34411">
        <w:rPr>
          <w:rFonts w:ascii="Times New Roman" w:hAnsi="Times New Roman" w:cs="Times New Roman"/>
          <w:sz w:val="24"/>
          <w:szCs w:val="24"/>
          <w:vertAlign w:val="subscript"/>
          <w:lang w:val="en-US"/>
        </w:rPr>
        <w:t>3</w:t>
      </w:r>
      <w:r w:rsidR="00915DF9" w:rsidRPr="00F34411">
        <w:rPr>
          <w:rFonts w:ascii="Times New Roman" w:hAnsi="Times New Roman" w:cs="Times New Roman"/>
          <w:sz w:val="24"/>
          <w:szCs w:val="24"/>
          <w:vertAlign w:val="superscript"/>
          <w:lang w:val="en-US"/>
        </w:rPr>
        <w:t>-</w:t>
      </w:r>
      <w:r w:rsidR="00915DF9" w:rsidRPr="00F34411">
        <w:rPr>
          <w:rFonts w:ascii="Times New Roman" w:hAnsi="Times New Roman" w:cs="Times New Roman"/>
          <w:sz w:val="24"/>
          <w:szCs w:val="24"/>
          <w:lang w:val="en-US"/>
        </w:rPr>
        <w:t xml:space="preserve"> concentration</w:t>
      </w:r>
      <w:r w:rsidR="0044562C" w:rsidRPr="00F34411">
        <w:rPr>
          <w:rFonts w:ascii="Times New Roman" w:hAnsi="Times New Roman" w:cs="Times New Roman"/>
          <w:sz w:val="24"/>
          <w:szCs w:val="24"/>
          <w:lang w:val="en-US"/>
        </w:rPr>
        <w:t>s</w:t>
      </w:r>
      <w:r w:rsidR="00915DF9" w:rsidRPr="00F34411">
        <w:rPr>
          <w:rFonts w:ascii="Times New Roman" w:hAnsi="Times New Roman" w:cs="Times New Roman"/>
          <w:sz w:val="24"/>
          <w:szCs w:val="24"/>
          <w:lang w:val="en-US"/>
        </w:rPr>
        <w:t xml:space="preserve">, net mineralization and net nitrification, </w:t>
      </w:r>
      <w:r w:rsidR="00915DF9" w:rsidRPr="00F34411">
        <w:rPr>
          <w:rFonts w:ascii="Times New Roman" w:hAnsi="Times New Roman" w:cs="Times New Roman"/>
          <w:sz w:val="24"/>
          <w:szCs w:val="24"/>
          <w:lang w:val="en-US"/>
        </w:rPr>
        <w:sym w:font="Symbol" w:char="F064"/>
      </w:r>
      <w:r w:rsidR="00915DF9" w:rsidRPr="00F34411">
        <w:rPr>
          <w:rFonts w:ascii="Times New Roman" w:hAnsi="Times New Roman" w:cs="Times New Roman"/>
          <w:sz w:val="24"/>
          <w:szCs w:val="24"/>
          <w:vertAlign w:val="superscript"/>
          <w:lang w:val="en-US"/>
        </w:rPr>
        <w:t>15</w:t>
      </w:r>
      <w:r w:rsidR="00915DF9" w:rsidRPr="00F34411">
        <w:rPr>
          <w:rFonts w:ascii="Times New Roman" w:hAnsi="Times New Roman" w:cs="Times New Roman"/>
          <w:sz w:val="24"/>
          <w:szCs w:val="24"/>
          <w:lang w:val="en-US"/>
        </w:rPr>
        <w:t xml:space="preserve">N and </w:t>
      </w:r>
      <w:r w:rsidR="00915DF9" w:rsidRPr="00F34411">
        <w:rPr>
          <w:rFonts w:ascii="Times New Roman" w:hAnsi="Times New Roman" w:cs="Times New Roman"/>
          <w:sz w:val="24"/>
          <w:szCs w:val="24"/>
          <w:lang w:val="en-US"/>
        </w:rPr>
        <w:sym w:font="Symbol" w:char="F064"/>
      </w:r>
      <w:r w:rsidR="00915DF9" w:rsidRPr="00F34411">
        <w:rPr>
          <w:rFonts w:ascii="Times New Roman" w:hAnsi="Times New Roman" w:cs="Times New Roman"/>
          <w:sz w:val="24"/>
          <w:szCs w:val="24"/>
          <w:vertAlign w:val="superscript"/>
          <w:lang w:val="en-US"/>
        </w:rPr>
        <w:t>13</w:t>
      </w:r>
      <w:r w:rsidR="00915DF9" w:rsidRPr="00F34411">
        <w:rPr>
          <w:rFonts w:ascii="Times New Roman" w:hAnsi="Times New Roman" w:cs="Times New Roman"/>
          <w:sz w:val="24"/>
          <w:szCs w:val="24"/>
          <w:lang w:val="en-US"/>
        </w:rPr>
        <w:t xml:space="preserve">C of bulk </w:t>
      </w:r>
      <w:del w:id="418" w:author="Gordon Holtgrieve" w:date="2018-08-23T12:43:00Z">
        <w:r w:rsidR="00915DF9" w:rsidRPr="00F34411" w:rsidDel="00BD55BD">
          <w:rPr>
            <w:rFonts w:ascii="Times New Roman" w:hAnsi="Times New Roman" w:cs="Times New Roman"/>
            <w:sz w:val="24"/>
            <w:szCs w:val="24"/>
            <w:lang w:val="en-US"/>
          </w:rPr>
          <w:delText>isotopes</w:delText>
        </w:r>
      </w:del>
      <w:ins w:id="419" w:author="Gordon Holtgrieve" w:date="2018-08-23T12:43:00Z">
        <w:r w:rsidR="00BD55BD">
          <w:rPr>
            <w:rFonts w:ascii="Times New Roman" w:hAnsi="Times New Roman" w:cs="Times New Roman"/>
            <w:sz w:val="24"/>
            <w:szCs w:val="24"/>
            <w:lang w:val="en-US"/>
          </w:rPr>
          <w:t>soil</w:t>
        </w:r>
      </w:ins>
      <w:r w:rsidR="00915DF9" w:rsidRPr="00F34411">
        <w:rPr>
          <w:rFonts w:ascii="Times New Roman" w:hAnsi="Times New Roman" w:cs="Times New Roman"/>
          <w:sz w:val="24"/>
          <w:szCs w:val="24"/>
          <w:lang w:val="en-US"/>
        </w:rPr>
        <w:t xml:space="preserve">, and </w:t>
      </w:r>
      <w:r w:rsidR="00915DF9" w:rsidRPr="00F34411">
        <w:rPr>
          <w:rFonts w:ascii="Times New Roman" w:hAnsi="Times New Roman" w:cs="Times New Roman"/>
          <w:sz w:val="24"/>
          <w:szCs w:val="24"/>
          <w:lang w:val="en-US"/>
        </w:rPr>
        <w:sym w:font="Symbol" w:char="F064"/>
      </w:r>
      <w:r w:rsidR="00915DF9" w:rsidRPr="00F34411">
        <w:rPr>
          <w:rFonts w:ascii="Times New Roman" w:hAnsi="Times New Roman" w:cs="Times New Roman"/>
          <w:sz w:val="24"/>
          <w:szCs w:val="24"/>
          <w:vertAlign w:val="superscript"/>
          <w:lang w:val="en-US"/>
        </w:rPr>
        <w:t>15</w:t>
      </w:r>
      <w:r w:rsidR="00915DF9" w:rsidRPr="00F34411">
        <w:rPr>
          <w:rFonts w:ascii="Times New Roman" w:hAnsi="Times New Roman" w:cs="Times New Roman"/>
          <w:sz w:val="24"/>
          <w:szCs w:val="24"/>
          <w:lang w:val="en-US"/>
        </w:rPr>
        <w:t>N of NH</w:t>
      </w:r>
      <w:r w:rsidR="00915DF9" w:rsidRPr="00F34411">
        <w:rPr>
          <w:rFonts w:ascii="Times New Roman" w:hAnsi="Times New Roman" w:cs="Times New Roman"/>
          <w:sz w:val="24"/>
          <w:szCs w:val="24"/>
          <w:vertAlign w:val="subscript"/>
          <w:lang w:val="en-US"/>
        </w:rPr>
        <w:t>4</w:t>
      </w:r>
      <w:r w:rsidR="00915DF9" w:rsidRPr="00F34411">
        <w:rPr>
          <w:rFonts w:ascii="Times New Roman" w:hAnsi="Times New Roman" w:cs="Times New Roman"/>
          <w:sz w:val="24"/>
          <w:szCs w:val="24"/>
          <w:vertAlign w:val="superscript"/>
          <w:lang w:val="en-US"/>
        </w:rPr>
        <w:t xml:space="preserve">+ </w:t>
      </w:r>
      <w:r w:rsidR="00915DF9" w:rsidRPr="00F34411">
        <w:rPr>
          <w:rFonts w:ascii="Times New Roman" w:hAnsi="Times New Roman" w:cs="Times New Roman"/>
          <w:sz w:val="24"/>
          <w:szCs w:val="24"/>
          <w:lang w:val="en-US"/>
        </w:rPr>
        <w:t>and NO</w:t>
      </w:r>
      <w:r w:rsidR="00915DF9" w:rsidRPr="00F34411">
        <w:rPr>
          <w:rFonts w:ascii="Times New Roman" w:hAnsi="Times New Roman" w:cs="Times New Roman"/>
          <w:sz w:val="24"/>
          <w:szCs w:val="24"/>
          <w:vertAlign w:val="subscript"/>
          <w:lang w:val="en-US"/>
        </w:rPr>
        <w:t>3</w:t>
      </w:r>
      <w:r w:rsidR="00915DF9" w:rsidRPr="00F34411">
        <w:rPr>
          <w:rFonts w:ascii="Times New Roman" w:hAnsi="Times New Roman" w:cs="Times New Roman"/>
          <w:sz w:val="24"/>
          <w:szCs w:val="24"/>
          <w:vertAlign w:val="superscript"/>
          <w:lang w:val="en-US"/>
        </w:rPr>
        <w:t>-</w:t>
      </w:r>
      <w:r w:rsidR="00915DF9" w:rsidRPr="00F34411">
        <w:rPr>
          <w:rFonts w:ascii="Times New Roman" w:hAnsi="Times New Roman" w:cs="Times New Roman"/>
          <w:sz w:val="24"/>
          <w:szCs w:val="24"/>
          <w:lang w:val="en-US"/>
        </w:rPr>
        <w:t xml:space="preserve">. </w:t>
      </w:r>
      <w:del w:id="420" w:author="Gordon Holtgrieve" w:date="2018-08-23T12:43:00Z">
        <w:r w:rsidR="00D94D53" w:rsidDel="00F82D0F">
          <w:rPr>
            <w:rFonts w:ascii="Times New Roman" w:hAnsi="Times New Roman" w:cs="Times New Roman"/>
            <w:sz w:val="24"/>
            <w:szCs w:val="24"/>
            <w:lang w:val="en-US"/>
          </w:rPr>
          <w:delText>First,</w:delText>
        </w:r>
      </w:del>
      <w:ins w:id="421" w:author="Gordon Holtgrieve" w:date="2018-08-23T12:43:00Z">
        <w:r w:rsidR="00F82D0F">
          <w:rPr>
            <w:rFonts w:ascii="Times New Roman" w:hAnsi="Times New Roman" w:cs="Times New Roman"/>
            <w:sz w:val="24"/>
            <w:szCs w:val="24"/>
            <w:lang w:val="en-US"/>
          </w:rPr>
          <w:t>The</w:t>
        </w:r>
      </w:ins>
      <w:r w:rsidR="00D94D53">
        <w:rPr>
          <w:rFonts w:ascii="Times New Roman" w:hAnsi="Times New Roman" w:cs="Times New Roman"/>
          <w:sz w:val="24"/>
          <w:szCs w:val="24"/>
          <w:lang w:val="en-US"/>
        </w:rPr>
        <w:t xml:space="preserve"> random effects structure was </w:t>
      </w:r>
      <w:ins w:id="422" w:author="Gordon Holtgrieve" w:date="2018-08-23T12:44:00Z">
        <w:r w:rsidR="00F82D0F">
          <w:rPr>
            <w:rFonts w:ascii="Times New Roman" w:hAnsi="Times New Roman" w:cs="Times New Roman"/>
            <w:sz w:val="24"/>
            <w:szCs w:val="24"/>
            <w:lang w:val="en-US"/>
          </w:rPr>
          <w:t xml:space="preserve">initially </w:t>
        </w:r>
      </w:ins>
      <w:r w:rsidR="00D94D53">
        <w:rPr>
          <w:rFonts w:ascii="Times New Roman" w:hAnsi="Times New Roman" w:cs="Times New Roman"/>
          <w:sz w:val="24"/>
          <w:szCs w:val="24"/>
          <w:lang w:val="en-US"/>
        </w:rPr>
        <w:t xml:space="preserve">tested using restricted maximum likelihood estimation where reach, site, and site nested within reach were </w:t>
      </w:r>
      <w:r w:rsidR="00D94D53">
        <w:rPr>
          <w:rFonts w:ascii="Times New Roman" w:hAnsi="Times New Roman" w:cs="Times New Roman"/>
          <w:sz w:val="24"/>
          <w:szCs w:val="24"/>
          <w:lang w:val="en-US"/>
        </w:rPr>
        <w:lastRenderedPageBreak/>
        <w:t xml:space="preserve">considered. The random effects </w:t>
      </w:r>
      <w:r w:rsidR="00BE05DC">
        <w:rPr>
          <w:rFonts w:ascii="Times New Roman" w:hAnsi="Times New Roman" w:cs="Times New Roman"/>
          <w:sz w:val="24"/>
          <w:szCs w:val="24"/>
          <w:lang w:val="en-US"/>
        </w:rPr>
        <w:t>struct</w:t>
      </w:r>
      <w:r w:rsidR="004555DF">
        <w:rPr>
          <w:rFonts w:ascii="Times New Roman" w:hAnsi="Times New Roman" w:cs="Times New Roman"/>
          <w:sz w:val="24"/>
          <w:szCs w:val="24"/>
          <w:lang w:val="en-US"/>
        </w:rPr>
        <w:t xml:space="preserve">ure with the most support using </w:t>
      </w:r>
      <w:r w:rsidR="004555DF" w:rsidRPr="00D53020">
        <w:rPr>
          <w:rFonts w:ascii="Times New Roman" w:hAnsi="Times New Roman" w:cs="Times New Roman"/>
          <w:sz w:val="24"/>
          <w:szCs w:val="24"/>
          <w:lang w:val="en-US"/>
        </w:rPr>
        <w:t>Akaik</w:t>
      </w:r>
      <w:r w:rsidR="004555DF">
        <w:rPr>
          <w:rFonts w:ascii="Times New Roman" w:hAnsi="Times New Roman" w:cs="Times New Roman"/>
          <w:sz w:val="24"/>
          <w:szCs w:val="24"/>
          <w:lang w:val="en-US"/>
        </w:rPr>
        <w:t>e’s information criterion (AIC)</w:t>
      </w:r>
      <w:r w:rsidR="00BE05DC">
        <w:rPr>
          <w:rFonts w:ascii="Times New Roman" w:hAnsi="Times New Roman" w:cs="Times New Roman"/>
          <w:sz w:val="24"/>
          <w:szCs w:val="24"/>
          <w:lang w:val="en-US"/>
        </w:rPr>
        <w:t xml:space="preserve"> was then considered within the candidate model set.</w:t>
      </w:r>
      <w:r w:rsidR="004555DF">
        <w:rPr>
          <w:rFonts w:ascii="Times New Roman" w:hAnsi="Times New Roman" w:cs="Times New Roman"/>
          <w:sz w:val="24"/>
          <w:szCs w:val="24"/>
          <w:lang w:val="en-US"/>
        </w:rPr>
        <w:t xml:space="preserve"> </w:t>
      </w:r>
    </w:p>
    <w:p w14:paraId="4CE32DAD" w14:textId="33E60740" w:rsidR="009B6322" w:rsidRPr="00D53020" w:rsidRDefault="004555DF" w:rsidP="004555DF">
      <w:pPr>
        <w:spacing w:line="48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An ordinary likelihood structure was then applied to compare models with different fixed effects structures, no random effects, and the most supported random effects structure (</w:t>
      </w:r>
      <w:proofErr w:type="spellStart"/>
      <w:r>
        <w:rPr>
          <w:rFonts w:ascii="Times New Roman" w:hAnsi="Times New Roman" w:cs="Times New Roman"/>
          <w:sz w:val="24"/>
          <w:szCs w:val="24"/>
          <w:lang w:val="en-US"/>
        </w:rPr>
        <w:t>Zuur</w:t>
      </w:r>
      <w:proofErr w:type="spellEnd"/>
      <w:r>
        <w:rPr>
          <w:rFonts w:ascii="Times New Roman" w:hAnsi="Times New Roman" w:cs="Times New Roman"/>
          <w:sz w:val="24"/>
          <w:szCs w:val="24"/>
          <w:lang w:val="en-US"/>
        </w:rPr>
        <w:t xml:space="preserve"> et al. 2009). </w:t>
      </w:r>
      <w:r w:rsidRPr="00F34411">
        <w:rPr>
          <w:rFonts w:ascii="Times New Roman" w:hAnsi="Times New Roman" w:cs="Times New Roman"/>
          <w:sz w:val="24"/>
          <w:szCs w:val="24"/>
          <w:lang w:val="en-US"/>
        </w:rPr>
        <w:t>For all response variables, candidate models (supplementary material 1</w:t>
      </w:r>
      <w:r w:rsidR="00F64563">
        <w:rPr>
          <w:rFonts w:ascii="Times New Roman" w:hAnsi="Times New Roman" w:cs="Times New Roman"/>
          <w:sz w:val="24"/>
          <w:szCs w:val="24"/>
          <w:lang w:val="en-US"/>
        </w:rPr>
        <w:t>—need to add</w:t>
      </w:r>
      <w:r w:rsidRPr="00F34411">
        <w:rPr>
          <w:rFonts w:ascii="Times New Roman" w:hAnsi="Times New Roman" w:cs="Times New Roman"/>
          <w:sz w:val="24"/>
          <w:szCs w:val="24"/>
          <w:lang w:val="en-US"/>
        </w:rPr>
        <w:t xml:space="preserve">) included the interaction between </w:t>
      </w:r>
      <w:del w:id="423" w:author="Gordon Holtgrieve" w:date="2018-08-23T12:44:00Z">
        <w:r w:rsidRPr="00F34411" w:rsidDel="00134B77">
          <w:rPr>
            <w:rFonts w:ascii="Times New Roman" w:hAnsi="Times New Roman" w:cs="Times New Roman"/>
            <w:sz w:val="24"/>
            <w:szCs w:val="24"/>
            <w:lang w:val="en-US"/>
          </w:rPr>
          <w:delText xml:space="preserve">bank </w:delText>
        </w:r>
      </w:del>
      <w:ins w:id="424" w:author="Gordon Holtgrieve" w:date="2018-08-23T12:44:00Z">
        <w:r w:rsidR="00134B77" w:rsidRPr="00F34411">
          <w:rPr>
            <w:rFonts w:ascii="Times New Roman" w:hAnsi="Times New Roman" w:cs="Times New Roman"/>
            <w:sz w:val="24"/>
            <w:szCs w:val="24"/>
            <w:lang w:val="en-US"/>
          </w:rPr>
          <w:t>bank</w:t>
        </w:r>
        <w:r w:rsidR="00134B77">
          <w:rPr>
            <w:rFonts w:ascii="Times New Roman" w:hAnsi="Times New Roman" w:cs="Times New Roman"/>
            <w:sz w:val="24"/>
            <w:szCs w:val="24"/>
            <w:lang w:val="en-US"/>
          </w:rPr>
          <w:t xml:space="preserve"> (left vs. right) </w:t>
        </w:r>
      </w:ins>
      <w:r w:rsidRPr="00F34411">
        <w:rPr>
          <w:rFonts w:ascii="Times New Roman" w:hAnsi="Times New Roman" w:cs="Times New Roman"/>
          <w:sz w:val="24"/>
          <w:szCs w:val="24"/>
          <w:lang w:val="en-US"/>
        </w:rPr>
        <w:t>and distance from rivers edge.</w:t>
      </w:r>
      <w:r>
        <w:rPr>
          <w:rFonts w:ascii="Times New Roman" w:hAnsi="Times New Roman" w:cs="Times New Roman"/>
          <w:sz w:val="24"/>
          <w:szCs w:val="24"/>
          <w:lang w:val="en-US"/>
        </w:rPr>
        <w:t xml:space="preserve"> </w:t>
      </w:r>
      <w:r w:rsidR="002C01FF" w:rsidRPr="00D53020">
        <w:rPr>
          <w:rFonts w:ascii="Times New Roman" w:hAnsi="Times New Roman" w:cs="Times New Roman"/>
          <w:sz w:val="24"/>
          <w:szCs w:val="24"/>
          <w:lang w:val="en-US"/>
        </w:rPr>
        <w:t>G</w:t>
      </w:r>
      <w:r w:rsidR="00C774EB" w:rsidRPr="00D53020">
        <w:rPr>
          <w:rFonts w:ascii="Times New Roman" w:hAnsi="Times New Roman" w:cs="Times New Roman"/>
          <w:sz w:val="24"/>
          <w:szCs w:val="24"/>
          <w:lang w:val="en-US"/>
        </w:rPr>
        <w:t>ravimetric water content w</w:t>
      </w:r>
      <w:r w:rsidR="002C01FF" w:rsidRPr="00D53020">
        <w:rPr>
          <w:rFonts w:ascii="Times New Roman" w:hAnsi="Times New Roman" w:cs="Times New Roman"/>
          <w:sz w:val="24"/>
          <w:szCs w:val="24"/>
          <w:lang w:val="en-US"/>
        </w:rPr>
        <w:t>as considered as a fixed effect, and</w:t>
      </w:r>
      <w:r w:rsidR="00C774EB" w:rsidRPr="00D53020">
        <w:rPr>
          <w:rFonts w:ascii="Times New Roman" w:hAnsi="Times New Roman" w:cs="Times New Roman"/>
          <w:sz w:val="24"/>
          <w:szCs w:val="24"/>
          <w:lang w:val="en-US"/>
        </w:rPr>
        <w:t xml:space="preserve"> </w:t>
      </w:r>
      <w:ins w:id="425" w:author="Gordon Holtgrieve" w:date="2018-08-22T16:02:00Z">
        <w:r w:rsidR="004840F7">
          <w:rPr>
            <w:rFonts w:ascii="Times New Roman" w:hAnsi="Times New Roman" w:cs="Times New Roman"/>
            <w:sz w:val="24"/>
            <w:szCs w:val="24"/>
            <w:lang w:val="en-US"/>
          </w:rPr>
          <w:t xml:space="preserve">soil </w:t>
        </w:r>
      </w:ins>
      <w:r w:rsidR="00C774EB" w:rsidRPr="00D53020">
        <w:rPr>
          <w:rFonts w:ascii="Times New Roman" w:hAnsi="Times New Roman" w:cs="Times New Roman"/>
          <w:sz w:val="24"/>
          <w:szCs w:val="24"/>
          <w:lang w:val="en-US"/>
        </w:rPr>
        <w:t>NH</w:t>
      </w:r>
      <w:r w:rsidR="00C774EB" w:rsidRPr="00D53020">
        <w:rPr>
          <w:rFonts w:ascii="Times New Roman" w:hAnsi="Times New Roman" w:cs="Times New Roman"/>
          <w:sz w:val="24"/>
          <w:szCs w:val="24"/>
          <w:vertAlign w:val="subscript"/>
          <w:lang w:val="en-US"/>
        </w:rPr>
        <w:t>4</w:t>
      </w:r>
      <w:r w:rsidR="00C774EB" w:rsidRPr="00D53020">
        <w:rPr>
          <w:rFonts w:ascii="Times New Roman" w:hAnsi="Times New Roman" w:cs="Times New Roman"/>
          <w:sz w:val="24"/>
          <w:szCs w:val="24"/>
          <w:vertAlign w:val="superscript"/>
          <w:lang w:val="en-US"/>
        </w:rPr>
        <w:t>+</w:t>
      </w:r>
      <w:r w:rsidR="00C774EB" w:rsidRPr="00D53020">
        <w:rPr>
          <w:rFonts w:ascii="Times New Roman" w:hAnsi="Times New Roman" w:cs="Times New Roman"/>
          <w:sz w:val="24"/>
          <w:szCs w:val="24"/>
          <w:lang w:val="en-US"/>
        </w:rPr>
        <w:t xml:space="preserve"> concentration was considered as a fixed effect for net nitrification, and </w:t>
      </w:r>
      <w:ins w:id="426" w:author="Gordon Holtgrieve" w:date="2018-08-22T16:02:00Z">
        <w:r w:rsidR="004840F7">
          <w:rPr>
            <w:rFonts w:ascii="Times New Roman" w:hAnsi="Times New Roman" w:cs="Times New Roman"/>
            <w:sz w:val="24"/>
            <w:szCs w:val="24"/>
            <w:lang w:val="en-US"/>
          </w:rPr>
          <w:t xml:space="preserve">soil </w:t>
        </w:r>
      </w:ins>
      <w:r w:rsidR="00C774EB" w:rsidRPr="00D53020">
        <w:rPr>
          <w:rFonts w:ascii="Times New Roman" w:hAnsi="Times New Roman" w:cs="Times New Roman"/>
          <w:sz w:val="24"/>
          <w:szCs w:val="24"/>
          <w:lang w:val="en-US"/>
        </w:rPr>
        <w:t xml:space="preserve">organic nitrogen concentration was considered as a fixed effect for net mineralization, given </w:t>
      </w:r>
      <w:r w:rsidR="005F1C32" w:rsidRPr="00D53020">
        <w:rPr>
          <w:rFonts w:ascii="Times New Roman" w:hAnsi="Times New Roman" w:cs="Times New Roman"/>
          <w:sz w:val="24"/>
          <w:szCs w:val="24"/>
          <w:lang w:val="en-US"/>
        </w:rPr>
        <w:t>NH</w:t>
      </w:r>
      <w:r w:rsidR="005F1C32" w:rsidRPr="00D53020">
        <w:rPr>
          <w:rFonts w:ascii="Times New Roman" w:hAnsi="Times New Roman" w:cs="Times New Roman"/>
          <w:sz w:val="24"/>
          <w:szCs w:val="24"/>
          <w:vertAlign w:val="subscript"/>
          <w:lang w:val="en-US"/>
        </w:rPr>
        <w:t>4</w:t>
      </w:r>
      <w:r w:rsidR="005F1C32" w:rsidRPr="00D53020">
        <w:rPr>
          <w:rFonts w:ascii="Times New Roman" w:hAnsi="Times New Roman" w:cs="Times New Roman"/>
          <w:sz w:val="24"/>
          <w:szCs w:val="24"/>
          <w:vertAlign w:val="superscript"/>
          <w:lang w:val="en-US"/>
        </w:rPr>
        <w:t>+</w:t>
      </w:r>
      <w:r w:rsidR="005F1C32" w:rsidRPr="00D53020">
        <w:rPr>
          <w:rFonts w:ascii="Times New Roman" w:hAnsi="Times New Roman" w:cs="Times New Roman"/>
          <w:sz w:val="24"/>
          <w:szCs w:val="24"/>
          <w:lang w:val="en-US"/>
        </w:rPr>
        <w:t xml:space="preserve"> </w:t>
      </w:r>
      <w:del w:id="427" w:author="Gordon Holtgrieve" w:date="2018-08-22T16:02:00Z">
        <w:r w:rsidR="005F1C32" w:rsidRPr="00D53020" w:rsidDel="004840F7">
          <w:rPr>
            <w:rFonts w:ascii="Times New Roman" w:hAnsi="Times New Roman" w:cs="Times New Roman"/>
            <w:sz w:val="24"/>
            <w:szCs w:val="24"/>
            <w:lang w:val="en-US"/>
          </w:rPr>
          <w:delText xml:space="preserve">concentration </w:delText>
        </w:r>
      </w:del>
      <w:r w:rsidR="005F1C32" w:rsidRPr="00D53020">
        <w:rPr>
          <w:rFonts w:ascii="Times New Roman" w:hAnsi="Times New Roman" w:cs="Times New Roman"/>
          <w:sz w:val="24"/>
          <w:szCs w:val="24"/>
          <w:lang w:val="en-US"/>
        </w:rPr>
        <w:t xml:space="preserve">and organic nitrogen </w:t>
      </w:r>
      <w:del w:id="428" w:author="Gordon Holtgrieve" w:date="2018-08-22T16:02:00Z">
        <w:r w:rsidR="005F1C32" w:rsidRPr="00D53020" w:rsidDel="004840F7">
          <w:rPr>
            <w:rFonts w:ascii="Times New Roman" w:hAnsi="Times New Roman" w:cs="Times New Roman"/>
            <w:sz w:val="24"/>
            <w:szCs w:val="24"/>
            <w:lang w:val="en-US"/>
          </w:rPr>
          <w:delText>concentration</w:delText>
        </w:r>
        <w:r w:rsidR="00C774EB" w:rsidRPr="00D53020" w:rsidDel="004840F7">
          <w:rPr>
            <w:rFonts w:ascii="Times New Roman" w:hAnsi="Times New Roman" w:cs="Times New Roman"/>
            <w:sz w:val="24"/>
            <w:szCs w:val="24"/>
            <w:lang w:val="en-US"/>
          </w:rPr>
          <w:delText xml:space="preserve"> </w:delText>
        </w:r>
      </w:del>
      <w:r w:rsidR="00C774EB" w:rsidRPr="00D53020">
        <w:rPr>
          <w:rFonts w:ascii="Times New Roman" w:hAnsi="Times New Roman" w:cs="Times New Roman"/>
          <w:sz w:val="24"/>
          <w:szCs w:val="24"/>
          <w:lang w:val="en-US"/>
        </w:rPr>
        <w:t xml:space="preserve">function </w:t>
      </w:r>
      <w:del w:id="429" w:author="Gordon Holtgrieve" w:date="2018-08-22T16:02:00Z">
        <w:r w:rsidR="00C774EB" w:rsidRPr="00D53020" w:rsidDel="004840F7">
          <w:rPr>
            <w:rFonts w:ascii="Times New Roman" w:hAnsi="Times New Roman" w:cs="Times New Roman"/>
            <w:sz w:val="24"/>
            <w:szCs w:val="24"/>
            <w:lang w:val="en-US"/>
          </w:rPr>
          <w:delText xml:space="preserve">as </w:delText>
        </w:r>
      </w:del>
      <w:ins w:id="430" w:author="Gordon Holtgrieve" w:date="2018-08-22T16:02:00Z">
        <w:r w:rsidR="004840F7" w:rsidRPr="00D53020">
          <w:rPr>
            <w:rFonts w:ascii="Times New Roman" w:hAnsi="Times New Roman" w:cs="Times New Roman"/>
            <w:sz w:val="24"/>
            <w:szCs w:val="24"/>
            <w:lang w:val="en-US"/>
          </w:rPr>
          <w:t>a</w:t>
        </w:r>
      </w:ins>
      <w:ins w:id="431" w:author="Gordon Holtgrieve" w:date="2018-08-23T12:45:00Z">
        <w:r w:rsidR="00134B77">
          <w:rPr>
            <w:rFonts w:ascii="Times New Roman" w:hAnsi="Times New Roman" w:cs="Times New Roman"/>
            <w:sz w:val="24"/>
            <w:szCs w:val="24"/>
            <w:lang w:val="en-US"/>
          </w:rPr>
          <w:t>s</w:t>
        </w:r>
      </w:ins>
      <w:ins w:id="432" w:author="Gordon Holtgrieve" w:date="2018-08-22T16:02:00Z">
        <w:r w:rsidR="004840F7" w:rsidRPr="00D53020">
          <w:rPr>
            <w:rFonts w:ascii="Times New Roman" w:hAnsi="Times New Roman" w:cs="Times New Roman"/>
            <w:sz w:val="24"/>
            <w:szCs w:val="24"/>
            <w:lang w:val="en-US"/>
          </w:rPr>
          <w:t xml:space="preserve"> </w:t>
        </w:r>
      </w:ins>
      <w:r w:rsidR="00C774EB" w:rsidRPr="00D53020">
        <w:rPr>
          <w:rFonts w:ascii="Times New Roman" w:hAnsi="Times New Roman" w:cs="Times New Roman"/>
          <w:sz w:val="24"/>
          <w:szCs w:val="24"/>
          <w:lang w:val="en-US"/>
        </w:rPr>
        <w:t xml:space="preserve">the substrate for </w:t>
      </w:r>
      <w:del w:id="433" w:author="Gordon Holtgrieve" w:date="2018-08-22T16:02:00Z">
        <w:r w:rsidR="00C774EB" w:rsidRPr="00D53020" w:rsidDel="004840F7">
          <w:rPr>
            <w:rFonts w:ascii="Times New Roman" w:hAnsi="Times New Roman" w:cs="Times New Roman"/>
            <w:sz w:val="24"/>
            <w:szCs w:val="24"/>
            <w:lang w:val="en-US"/>
          </w:rPr>
          <w:delText xml:space="preserve">the corresponding </w:delText>
        </w:r>
        <w:r w:rsidR="00F64563" w:rsidDel="004840F7">
          <w:rPr>
            <w:rFonts w:ascii="Times New Roman" w:hAnsi="Times New Roman" w:cs="Times New Roman"/>
            <w:sz w:val="24"/>
            <w:szCs w:val="24"/>
            <w:lang w:val="en-US"/>
          </w:rPr>
          <w:delText>transform</w:delText>
        </w:r>
      </w:del>
      <w:ins w:id="434" w:author="Gordon Holtgrieve" w:date="2018-08-22T16:02:00Z">
        <w:r w:rsidR="004840F7">
          <w:rPr>
            <w:rFonts w:ascii="Times New Roman" w:hAnsi="Times New Roman" w:cs="Times New Roman"/>
            <w:sz w:val="24"/>
            <w:szCs w:val="24"/>
            <w:lang w:val="en-US"/>
          </w:rPr>
          <w:t>mineralization and nitrification respectively</w:t>
        </w:r>
      </w:ins>
      <w:del w:id="435" w:author="Gordon Holtgrieve" w:date="2018-08-22T16:02:00Z">
        <w:r w:rsidR="00F64563" w:rsidDel="004840F7">
          <w:rPr>
            <w:rFonts w:ascii="Times New Roman" w:hAnsi="Times New Roman" w:cs="Times New Roman"/>
            <w:sz w:val="24"/>
            <w:szCs w:val="24"/>
            <w:lang w:val="en-US"/>
          </w:rPr>
          <w:delText>ations</w:delText>
        </w:r>
        <w:r w:rsidR="00C774EB" w:rsidRPr="00D53020" w:rsidDel="004840F7">
          <w:rPr>
            <w:rFonts w:ascii="Times New Roman" w:hAnsi="Times New Roman" w:cs="Times New Roman"/>
            <w:sz w:val="24"/>
            <w:szCs w:val="24"/>
            <w:lang w:val="en-US"/>
          </w:rPr>
          <w:delText>s</w:delText>
        </w:r>
      </w:del>
      <w:r w:rsidR="00C774EB" w:rsidRPr="00D53020">
        <w:rPr>
          <w:rFonts w:ascii="Times New Roman" w:hAnsi="Times New Roman" w:cs="Times New Roman"/>
          <w:sz w:val="24"/>
          <w:szCs w:val="24"/>
          <w:lang w:val="en-US"/>
        </w:rPr>
        <w:t xml:space="preserve">. </w:t>
      </w:r>
      <w:r w:rsidR="00915DF9" w:rsidRPr="00D53020">
        <w:rPr>
          <w:rFonts w:ascii="Times New Roman" w:hAnsi="Times New Roman" w:cs="Times New Roman"/>
          <w:sz w:val="24"/>
          <w:szCs w:val="24"/>
          <w:lang w:val="en-US"/>
        </w:rPr>
        <w:t>T</w:t>
      </w:r>
      <w:r w:rsidR="00963DDD" w:rsidRPr="00D53020">
        <w:rPr>
          <w:rFonts w:ascii="Times New Roman" w:hAnsi="Times New Roman" w:cs="Times New Roman"/>
          <w:sz w:val="24"/>
          <w:szCs w:val="24"/>
          <w:lang w:val="en-US"/>
        </w:rPr>
        <w:t>he best model was</w:t>
      </w:r>
      <w:r w:rsidR="00C774EB" w:rsidRPr="00D53020">
        <w:rPr>
          <w:rFonts w:ascii="Times New Roman" w:hAnsi="Times New Roman" w:cs="Times New Roman"/>
          <w:sz w:val="24"/>
          <w:szCs w:val="24"/>
          <w:lang w:val="en-US"/>
        </w:rPr>
        <w:t xml:space="preserve"> selected from the candidate models set using </w:t>
      </w:r>
      <w:r>
        <w:rPr>
          <w:rFonts w:ascii="Times New Roman" w:hAnsi="Times New Roman" w:cs="Times New Roman"/>
          <w:sz w:val="24"/>
          <w:szCs w:val="24"/>
          <w:lang w:val="en-US"/>
        </w:rPr>
        <w:t xml:space="preserve">AIC </w:t>
      </w:r>
      <w:r w:rsidR="00C774EB" w:rsidRPr="00D53020">
        <w:rPr>
          <w:rFonts w:ascii="Times New Roman" w:hAnsi="Times New Roman" w:cs="Times New Roman"/>
          <w:sz w:val="24"/>
          <w:szCs w:val="24"/>
          <w:lang w:val="en-US"/>
        </w:rPr>
        <w:t>for each response variable</w:t>
      </w:r>
      <w:r w:rsidR="00963DDD" w:rsidRPr="00D53020">
        <w:rPr>
          <w:rFonts w:ascii="Times New Roman" w:hAnsi="Times New Roman" w:cs="Times New Roman"/>
          <w:sz w:val="24"/>
          <w:szCs w:val="24"/>
          <w:lang w:val="en-US"/>
        </w:rPr>
        <w:t xml:space="preserve">. </w:t>
      </w:r>
      <w:r w:rsidR="00915DF9" w:rsidRPr="00D53020">
        <w:rPr>
          <w:rFonts w:ascii="Times New Roman" w:hAnsi="Times New Roman" w:cs="Times New Roman"/>
          <w:sz w:val="24"/>
          <w:szCs w:val="24"/>
          <w:lang w:val="en-US"/>
        </w:rPr>
        <w:t xml:space="preserve">Under </w:t>
      </w:r>
      <w:r w:rsidR="00963DDD" w:rsidRPr="00D53020">
        <w:rPr>
          <w:rFonts w:ascii="Times New Roman" w:hAnsi="Times New Roman" w:cs="Times New Roman"/>
          <w:sz w:val="24"/>
          <w:szCs w:val="24"/>
          <w:lang w:val="en-US"/>
        </w:rPr>
        <w:t>circumstances where multiple models had a difference in AIC value of &lt; 2 relative to the best model</w:t>
      </w:r>
      <w:r w:rsidR="00915DF9" w:rsidRPr="00D53020">
        <w:rPr>
          <w:rFonts w:ascii="Times New Roman" w:hAnsi="Times New Roman" w:cs="Times New Roman"/>
          <w:sz w:val="24"/>
          <w:szCs w:val="24"/>
          <w:lang w:val="en-US"/>
        </w:rPr>
        <w:t xml:space="preserve">, the </w:t>
      </w:r>
      <w:r w:rsidR="00C774EB" w:rsidRPr="00D53020">
        <w:rPr>
          <w:rFonts w:ascii="Times New Roman" w:hAnsi="Times New Roman" w:cs="Times New Roman"/>
          <w:sz w:val="24"/>
          <w:szCs w:val="24"/>
          <w:lang w:val="en-US"/>
        </w:rPr>
        <w:t>most parsimonious model was sel</w:t>
      </w:r>
      <w:r w:rsidR="00915DF9" w:rsidRPr="00D53020">
        <w:rPr>
          <w:rFonts w:ascii="Times New Roman" w:hAnsi="Times New Roman" w:cs="Times New Roman"/>
          <w:sz w:val="24"/>
          <w:szCs w:val="24"/>
          <w:lang w:val="en-US"/>
        </w:rPr>
        <w:t>e</w:t>
      </w:r>
      <w:r w:rsidR="00C774EB" w:rsidRPr="00D53020">
        <w:rPr>
          <w:rFonts w:ascii="Times New Roman" w:hAnsi="Times New Roman" w:cs="Times New Roman"/>
          <w:sz w:val="24"/>
          <w:szCs w:val="24"/>
          <w:lang w:val="en-US"/>
        </w:rPr>
        <w:t>c</w:t>
      </w:r>
      <w:r w:rsidR="00915DF9" w:rsidRPr="00D53020">
        <w:rPr>
          <w:rFonts w:ascii="Times New Roman" w:hAnsi="Times New Roman" w:cs="Times New Roman"/>
          <w:sz w:val="24"/>
          <w:szCs w:val="24"/>
          <w:lang w:val="en-US"/>
        </w:rPr>
        <w:t>ted</w:t>
      </w:r>
      <w:r w:rsidR="00963DDD" w:rsidRPr="00D53020">
        <w:rPr>
          <w:rFonts w:ascii="Times New Roman" w:hAnsi="Times New Roman" w:cs="Times New Roman"/>
          <w:sz w:val="24"/>
          <w:szCs w:val="24"/>
          <w:lang w:val="en-US"/>
        </w:rPr>
        <w:t xml:space="preserve">. </w:t>
      </w:r>
    </w:p>
    <w:p w14:paraId="42C49D99" w14:textId="0E71D757" w:rsidR="004E5471" w:rsidRDefault="00B1249C" w:rsidP="00E026F1">
      <w:pPr>
        <w:spacing w:line="480" w:lineRule="auto"/>
        <w:ind w:firstLine="720"/>
        <w:contextualSpacing/>
        <w:rPr>
          <w:ins w:id="436" w:author="Gordon Holtgrieve" w:date="2018-08-23T13:10:00Z"/>
          <w:rFonts w:ascii="Times New Roman" w:hAnsi="Times New Roman" w:cs="Times New Roman"/>
          <w:sz w:val="24"/>
          <w:szCs w:val="24"/>
          <w:lang w:val="en-US"/>
        </w:rPr>
      </w:pPr>
      <w:del w:id="437" w:author="Gordon Holtgrieve" w:date="2018-08-23T13:02:00Z">
        <w:r w:rsidRPr="00D53020" w:rsidDel="001A218D">
          <w:rPr>
            <w:rFonts w:ascii="Times New Roman" w:hAnsi="Times New Roman" w:cs="Times New Roman"/>
            <w:sz w:val="24"/>
            <w:szCs w:val="24"/>
            <w:lang w:val="en-US"/>
          </w:rPr>
          <w:delText>To test the</w:delText>
        </w:r>
      </w:del>
      <w:ins w:id="438" w:author="Gordon Holtgrieve" w:date="2018-08-23T13:02:00Z">
        <w:r w:rsidR="001A218D">
          <w:rPr>
            <w:rFonts w:ascii="Times New Roman" w:hAnsi="Times New Roman" w:cs="Times New Roman"/>
            <w:sz w:val="24"/>
            <w:szCs w:val="24"/>
            <w:lang w:val="en-US"/>
          </w:rPr>
          <w:t xml:space="preserve">Two </w:t>
        </w:r>
      </w:ins>
      <w:ins w:id="439" w:author="Gordon Holtgrieve" w:date="2018-08-23T13:13:00Z">
        <w:r w:rsidR="007762AD">
          <w:rPr>
            <w:rFonts w:ascii="Times New Roman" w:hAnsi="Times New Roman" w:cs="Times New Roman"/>
            <w:sz w:val="24"/>
            <w:szCs w:val="24"/>
            <w:lang w:val="en-US"/>
          </w:rPr>
          <w:t xml:space="preserve">model </w:t>
        </w:r>
      </w:ins>
      <w:ins w:id="440" w:author="Gordon Holtgrieve" w:date="2018-08-23T13:02:00Z">
        <w:r w:rsidR="001A218D">
          <w:rPr>
            <w:rFonts w:ascii="Times New Roman" w:hAnsi="Times New Roman" w:cs="Times New Roman"/>
            <w:sz w:val="24"/>
            <w:szCs w:val="24"/>
            <w:lang w:val="en-US"/>
          </w:rPr>
          <w:t>parameters</w:t>
        </w:r>
      </w:ins>
      <w:ins w:id="441" w:author="Gordon Holtgrieve" w:date="2018-08-23T13:03:00Z">
        <w:r w:rsidR="001A218D">
          <w:rPr>
            <w:rFonts w:ascii="Times New Roman" w:hAnsi="Times New Roman" w:cs="Times New Roman"/>
            <w:sz w:val="24"/>
            <w:szCs w:val="24"/>
            <w:lang w:val="en-US"/>
          </w:rPr>
          <w:t xml:space="preserve"> –</w:t>
        </w:r>
      </w:ins>
      <w:ins w:id="442" w:author="Gordon Holtgrieve" w:date="2018-08-23T13:04:00Z">
        <w:r w:rsidR="001A218D">
          <w:rPr>
            <w:rFonts w:ascii="Times New Roman" w:hAnsi="Times New Roman" w:cs="Times New Roman"/>
            <w:sz w:val="24"/>
            <w:szCs w:val="24"/>
            <w:lang w:val="en-US"/>
          </w:rPr>
          <w:t xml:space="preserve"> </w:t>
        </w:r>
      </w:ins>
      <w:ins w:id="443" w:author="Gordon Holtgrieve" w:date="2018-08-23T13:03:00Z">
        <w:r w:rsidR="001A218D">
          <w:rPr>
            <w:rFonts w:ascii="Times New Roman" w:hAnsi="Times New Roman" w:cs="Times New Roman"/>
            <w:sz w:val="24"/>
            <w:szCs w:val="24"/>
            <w:lang w:val="en-US"/>
          </w:rPr>
          <w:t xml:space="preserve">bank (left vs. right) and distance from the stream </w:t>
        </w:r>
      </w:ins>
      <w:ins w:id="444" w:author="Gordon Holtgrieve" w:date="2018-08-23T13:13:00Z">
        <w:r w:rsidR="007762AD">
          <w:rPr>
            <w:rFonts w:ascii="Times New Roman" w:hAnsi="Times New Roman" w:cs="Times New Roman"/>
            <w:sz w:val="24"/>
            <w:szCs w:val="24"/>
            <w:lang w:val="en-US"/>
          </w:rPr>
          <w:t>– were</w:t>
        </w:r>
      </w:ins>
      <w:ins w:id="445" w:author="Gordon Holtgrieve" w:date="2018-08-23T13:02:00Z">
        <w:r w:rsidR="001A218D">
          <w:rPr>
            <w:rFonts w:ascii="Times New Roman" w:hAnsi="Times New Roman" w:cs="Times New Roman"/>
            <w:sz w:val="24"/>
            <w:szCs w:val="24"/>
            <w:lang w:val="en-US"/>
          </w:rPr>
          <w:t xml:space="preserve"> examined to assess the</w:t>
        </w:r>
      </w:ins>
      <w:r w:rsidRPr="00D53020">
        <w:rPr>
          <w:rFonts w:ascii="Times New Roman" w:hAnsi="Times New Roman" w:cs="Times New Roman"/>
          <w:sz w:val="24"/>
          <w:szCs w:val="24"/>
          <w:lang w:val="en-US"/>
        </w:rPr>
        <w:t xml:space="preserve"> hypothesis </w:t>
      </w:r>
      <w:ins w:id="446" w:author="Gordon Holtgrieve" w:date="2018-08-23T13:02:00Z">
        <w:r w:rsidR="001A218D">
          <w:rPr>
            <w:rFonts w:ascii="Times New Roman" w:hAnsi="Times New Roman" w:cs="Times New Roman"/>
            <w:sz w:val="24"/>
            <w:szCs w:val="24"/>
            <w:lang w:val="en-US"/>
          </w:rPr>
          <w:t xml:space="preserve">that </w:t>
        </w:r>
      </w:ins>
      <w:r w:rsidRPr="00D53020">
        <w:rPr>
          <w:rFonts w:ascii="Times New Roman" w:hAnsi="Times New Roman" w:cs="Times New Roman"/>
          <w:sz w:val="24"/>
          <w:szCs w:val="24"/>
          <w:lang w:val="en-US"/>
        </w:rPr>
        <w:t xml:space="preserve">MDN provided by salmon carcasses impacts </w:t>
      </w:r>
      <w:del w:id="447" w:author="Gordon Holtgrieve" w:date="2018-08-23T13:01:00Z">
        <w:r w:rsidRPr="00D53020" w:rsidDel="001A218D">
          <w:rPr>
            <w:rFonts w:ascii="Times New Roman" w:hAnsi="Times New Roman" w:cs="Times New Roman"/>
            <w:sz w:val="24"/>
            <w:szCs w:val="24"/>
            <w:lang w:val="en-US"/>
          </w:rPr>
          <w:delText>plant available</w:delText>
        </w:r>
      </w:del>
      <w:ins w:id="448" w:author="Gordon Holtgrieve" w:date="2018-08-23T13:01:00Z">
        <w:r w:rsidR="001A218D">
          <w:rPr>
            <w:rFonts w:ascii="Times New Roman" w:hAnsi="Times New Roman" w:cs="Times New Roman"/>
            <w:sz w:val="24"/>
            <w:szCs w:val="24"/>
            <w:lang w:val="en-US"/>
          </w:rPr>
          <w:t>soil N cycling</w:t>
        </w:r>
      </w:ins>
      <w:ins w:id="449" w:author="Gordon Holtgrieve" w:date="2018-08-23T13:02:00Z">
        <w:r w:rsidR="001A218D">
          <w:rPr>
            <w:rFonts w:ascii="Times New Roman" w:hAnsi="Times New Roman" w:cs="Times New Roman"/>
            <w:sz w:val="24"/>
            <w:szCs w:val="24"/>
            <w:lang w:val="en-US"/>
          </w:rPr>
          <w:t xml:space="preserve">.  </w:t>
        </w:r>
      </w:ins>
      <w:ins w:id="450" w:author="Gordon Holtgrieve" w:date="2018-08-23T13:05:00Z">
        <w:r w:rsidR="001A218D">
          <w:rPr>
            <w:rFonts w:ascii="Times New Roman" w:hAnsi="Times New Roman" w:cs="Times New Roman"/>
            <w:sz w:val="24"/>
            <w:szCs w:val="24"/>
            <w:lang w:val="en-US"/>
          </w:rPr>
          <w:t>Changing the number of salmon on each bank was</w:t>
        </w:r>
      </w:ins>
      <w:ins w:id="451" w:author="Gordon Holtgrieve" w:date="2018-08-23T13:04:00Z">
        <w:r w:rsidR="001A218D">
          <w:rPr>
            <w:rFonts w:ascii="Times New Roman" w:hAnsi="Times New Roman" w:cs="Times New Roman"/>
            <w:sz w:val="24"/>
            <w:szCs w:val="24"/>
            <w:lang w:val="en-US"/>
          </w:rPr>
          <w:t xml:space="preserve"> the primary </w:t>
        </w:r>
      </w:ins>
      <w:ins w:id="452" w:author="Gordon Holtgrieve" w:date="2018-08-23T13:06:00Z">
        <w:r w:rsidR="001A218D">
          <w:rPr>
            <w:rFonts w:ascii="Times New Roman" w:hAnsi="Times New Roman" w:cs="Times New Roman"/>
            <w:sz w:val="24"/>
            <w:szCs w:val="24"/>
            <w:lang w:val="en-US"/>
          </w:rPr>
          <w:t xml:space="preserve">goal of the </w:t>
        </w:r>
      </w:ins>
      <w:ins w:id="453" w:author="Gordon Holtgrieve" w:date="2018-08-23T13:05:00Z">
        <w:r w:rsidR="001A218D">
          <w:rPr>
            <w:rFonts w:ascii="Times New Roman" w:hAnsi="Times New Roman" w:cs="Times New Roman"/>
            <w:sz w:val="24"/>
            <w:szCs w:val="24"/>
            <w:lang w:val="en-US"/>
          </w:rPr>
          <w:t xml:space="preserve">manipulation and </w:t>
        </w:r>
        <w:del w:id="454" w:author="Microsoft Office User" w:date="2018-08-24T10:30:00Z">
          <w:r w:rsidR="001A218D" w:rsidDel="0021319A">
            <w:rPr>
              <w:rFonts w:ascii="Times New Roman" w:hAnsi="Times New Roman" w:cs="Times New Roman"/>
              <w:sz w:val="24"/>
              <w:szCs w:val="24"/>
              <w:lang w:val="en-US"/>
            </w:rPr>
            <w:delText>th</w:delText>
          </w:r>
        </w:del>
      </w:ins>
      <w:ins w:id="455" w:author="Gordon Holtgrieve" w:date="2018-08-23T13:14:00Z">
        <w:del w:id="456" w:author="Microsoft Office User" w:date="2018-08-24T10:30:00Z">
          <w:r w:rsidR="007762AD" w:rsidDel="0021319A">
            <w:rPr>
              <w:rFonts w:ascii="Times New Roman" w:hAnsi="Times New Roman" w:cs="Times New Roman"/>
              <w:sz w:val="24"/>
              <w:szCs w:val="24"/>
              <w:lang w:val="en-US"/>
            </w:rPr>
            <w:delText>refore</w:delText>
          </w:r>
        </w:del>
      </w:ins>
      <w:ins w:id="457" w:author="Microsoft Office User" w:date="2018-08-24T10:30:00Z">
        <w:r w:rsidR="0021319A">
          <w:rPr>
            <w:rFonts w:ascii="Times New Roman" w:hAnsi="Times New Roman" w:cs="Times New Roman"/>
            <w:sz w:val="24"/>
            <w:szCs w:val="24"/>
            <w:lang w:val="en-US"/>
          </w:rPr>
          <w:t>therefore</w:t>
        </w:r>
      </w:ins>
      <w:ins w:id="458" w:author="Gordon Holtgrieve" w:date="2018-08-23T13:06:00Z">
        <w:r w:rsidR="001A218D">
          <w:rPr>
            <w:rFonts w:ascii="Times New Roman" w:hAnsi="Times New Roman" w:cs="Times New Roman"/>
            <w:sz w:val="24"/>
            <w:szCs w:val="24"/>
            <w:lang w:val="en-US"/>
          </w:rPr>
          <w:t xml:space="preserve"> is the most direct</w:t>
        </w:r>
      </w:ins>
      <w:ins w:id="459" w:author="Gordon Holtgrieve" w:date="2018-08-23T13:05:00Z">
        <w:r w:rsidR="001A218D">
          <w:rPr>
            <w:rFonts w:ascii="Times New Roman" w:hAnsi="Times New Roman" w:cs="Times New Roman"/>
            <w:sz w:val="24"/>
            <w:szCs w:val="24"/>
            <w:lang w:val="en-US"/>
          </w:rPr>
          <w:t xml:space="preserve"> </w:t>
        </w:r>
      </w:ins>
      <w:ins w:id="460" w:author="Gordon Holtgrieve" w:date="2018-08-23T13:04:00Z">
        <w:r w:rsidR="001A218D">
          <w:rPr>
            <w:rFonts w:ascii="Times New Roman" w:hAnsi="Times New Roman" w:cs="Times New Roman"/>
            <w:sz w:val="24"/>
            <w:szCs w:val="24"/>
            <w:lang w:val="en-US"/>
          </w:rPr>
          <w:t>indicator of a salmon effect</w:t>
        </w:r>
      </w:ins>
      <w:ins w:id="461" w:author="Gordon Holtgrieve" w:date="2018-08-23T13:06:00Z">
        <w:r w:rsidR="001A218D">
          <w:rPr>
            <w:rFonts w:ascii="Times New Roman" w:hAnsi="Times New Roman" w:cs="Times New Roman"/>
            <w:sz w:val="24"/>
            <w:szCs w:val="24"/>
            <w:lang w:val="en-US"/>
          </w:rPr>
          <w:t xml:space="preserve">.  </w:t>
        </w:r>
      </w:ins>
      <w:moveToRangeStart w:id="462" w:author="Gordon Holtgrieve" w:date="2018-08-23T13:07:00Z" w:name="move522792958"/>
      <w:moveTo w:id="463" w:author="Gordon Holtgrieve" w:date="2018-08-23T13:07:00Z">
        <w:r w:rsidR="001A218D">
          <w:rPr>
            <w:rFonts w:ascii="Times New Roman" w:hAnsi="Times New Roman" w:cs="Times New Roman"/>
            <w:sz w:val="24"/>
            <w:szCs w:val="24"/>
            <w:lang w:val="en-US"/>
          </w:rPr>
          <w:t xml:space="preserve">The </w:t>
        </w:r>
        <w:del w:id="464" w:author="Gordon Holtgrieve" w:date="2018-08-23T13:07:00Z">
          <w:r w:rsidR="001A218D" w:rsidDel="001A218D">
            <w:rPr>
              <w:rFonts w:ascii="Times New Roman" w:hAnsi="Times New Roman" w:cs="Times New Roman"/>
              <w:sz w:val="24"/>
              <w:szCs w:val="24"/>
              <w:lang w:val="en-US"/>
            </w:rPr>
            <w:delText xml:space="preserve">cumulative </w:delText>
          </w:r>
        </w:del>
        <w:r w:rsidR="001A218D">
          <w:rPr>
            <w:rFonts w:ascii="Times New Roman" w:hAnsi="Times New Roman" w:cs="Times New Roman"/>
            <w:sz w:val="24"/>
            <w:szCs w:val="24"/>
            <w:lang w:val="en-US"/>
          </w:rPr>
          <w:t xml:space="preserve">effect of the distance </w:t>
        </w:r>
        <w:del w:id="465" w:author="Gordon Holtgrieve" w:date="2018-08-23T13:07:00Z">
          <w:r w:rsidR="001A218D" w:rsidDel="001A218D">
            <w:rPr>
              <w:rFonts w:ascii="Times New Roman" w:hAnsi="Times New Roman" w:cs="Times New Roman"/>
              <w:sz w:val="24"/>
              <w:szCs w:val="24"/>
              <w:lang w:val="en-US"/>
            </w:rPr>
            <w:delText>parameter</w:delText>
          </w:r>
        </w:del>
      </w:moveTo>
      <w:ins w:id="466" w:author="Gordon Holtgrieve" w:date="2018-08-23T13:07:00Z">
        <w:r w:rsidR="001A218D">
          <w:rPr>
            <w:rFonts w:ascii="Times New Roman" w:hAnsi="Times New Roman" w:cs="Times New Roman"/>
            <w:sz w:val="24"/>
            <w:szCs w:val="24"/>
            <w:lang w:val="en-US"/>
          </w:rPr>
          <w:t>from the stream</w:t>
        </w:r>
      </w:ins>
      <w:moveTo w:id="467" w:author="Gordon Holtgrieve" w:date="2018-08-23T13:07:00Z">
        <w:r w:rsidR="001A218D">
          <w:rPr>
            <w:rFonts w:ascii="Times New Roman" w:hAnsi="Times New Roman" w:cs="Times New Roman"/>
            <w:sz w:val="24"/>
            <w:szCs w:val="24"/>
            <w:lang w:val="en-US"/>
          </w:rPr>
          <w:t xml:space="preserve"> was also considered, as most salmon are located within 3</w:t>
        </w:r>
      </w:moveTo>
      <w:ins w:id="468" w:author="Gordon Holtgrieve" w:date="2018-08-23T13:07:00Z">
        <w:r w:rsidR="001A218D">
          <w:rPr>
            <w:rFonts w:ascii="Times New Roman" w:hAnsi="Times New Roman" w:cs="Times New Roman"/>
            <w:sz w:val="24"/>
            <w:szCs w:val="24"/>
            <w:lang w:val="en-US"/>
          </w:rPr>
          <w:t xml:space="preserve">-6 </w:t>
        </w:r>
      </w:ins>
      <w:moveTo w:id="469" w:author="Gordon Holtgrieve" w:date="2018-08-23T13:07:00Z">
        <w:del w:id="470" w:author="Gordon Holtgrieve" w:date="2018-08-23T13:07:00Z">
          <w:r w:rsidR="001A218D" w:rsidDel="001A218D">
            <w:rPr>
              <w:rFonts w:ascii="Times New Roman" w:hAnsi="Times New Roman" w:cs="Times New Roman"/>
              <w:sz w:val="24"/>
              <w:szCs w:val="24"/>
              <w:lang w:val="en-US"/>
            </w:rPr>
            <w:delText xml:space="preserve"> </w:delText>
          </w:r>
        </w:del>
        <w:r w:rsidR="001A218D">
          <w:rPr>
            <w:rFonts w:ascii="Times New Roman" w:hAnsi="Times New Roman" w:cs="Times New Roman"/>
            <w:sz w:val="24"/>
            <w:szCs w:val="24"/>
            <w:lang w:val="en-US"/>
          </w:rPr>
          <w:t xml:space="preserve">meters of the </w:t>
        </w:r>
        <w:del w:id="471" w:author="Gordon Holtgrieve" w:date="2018-08-23T13:07:00Z">
          <w:r w:rsidR="001A218D" w:rsidDel="001A218D">
            <w:rPr>
              <w:rFonts w:ascii="Times New Roman" w:hAnsi="Times New Roman" w:cs="Times New Roman"/>
              <w:sz w:val="24"/>
              <w:szCs w:val="24"/>
              <w:lang w:val="en-US"/>
            </w:rPr>
            <w:delText xml:space="preserve">creek </w:delText>
          </w:r>
        </w:del>
      </w:moveTo>
      <w:ins w:id="472" w:author="Gordon Holtgrieve" w:date="2018-08-23T13:07:00Z">
        <w:r w:rsidR="001A218D">
          <w:rPr>
            <w:rFonts w:ascii="Times New Roman" w:hAnsi="Times New Roman" w:cs="Times New Roman"/>
            <w:sz w:val="24"/>
            <w:szCs w:val="24"/>
            <w:lang w:val="en-US"/>
          </w:rPr>
          <w:t xml:space="preserve">stream </w:t>
        </w:r>
      </w:ins>
      <w:moveTo w:id="473" w:author="Gordon Holtgrieve" w:date="2018-08-23T13:07:00Z">
        <w:r w:rsidR="001A218D">
          <w:rPr>
            <w:rFonts w:ascii="Times New Roman" w:hAnsi="Times New Roman" w:cs="Times New Roman"/>
            <w:sz w:val="24"/>
            <w:szCs w:val="24"/>
            <w:lang w:val="en-US"/>
          </w:rPr>
          <w:t>edge</w:t>
        </w:r>
      </w:moveTo>
      <w:ins w:id="474" w:author="Gordon Holtgrieve" w:date="2018-08-23T13:07:00Z">
        <w:r w:rsidR="001A218D">
          <w:rPr>
            <w:rFonts w:ascii="Times New Roman" w:hAnsi="Times New Roman" w:cs="Times New Roman"/>
            <w:sz w:val="24"/>
            <w:szCs w:val="24"/>
            <w:lang w:val="en-US"/>
          </w:rPr>
          <w:t xml:space="preserve"> after translocation</w:t>
        </w:r>
      </w:ins>
      <w:moveTo w:id="475" w:author="Gordon Holtgrieve" w:date="2018-08-23T13:07:00Z">
        <w:r w:rsidR="001A218D">
          <w:rPr>
            <w:rFonts w:ascii="Times New Roman" w:hAnsi="Times New Roman" w:cs="Times New Roman"/>
            <w:sz w:val="24"/>
            <w:szCs w:val="24"/>
            <w:lang w:val="en-US"/>
          </w:rPr>
          <w:t>. However, this parameter is a less direct measure of the effect of MDN on response variables as other factors change with distance from the bank including vegetation</w:t>
        </w:r>
        <w:del w:id="476" w:author="Gordon Holtgrieve" w:date="2018-08-23T13:08:00Z">
          <w:r w:rsidR="001A218D" w:rsidDel="001A218D">
            <w:rPr>
              <w:rFonts w:ascii="Times New Roman" w:hAnsi="Times New Roman" w:cs="Times New Roman"/>
              <w:sz w:val="24"/>
              <w:szCs w:val="24"/>
              <w:lang w:val="en-US"/>
            </w:rPr>
            <w:delText xml:space="preserve"> </w:delText>
          </w:r>
        </w:del>
      </w:moveTo>
      <w:ins w:id="477" w:author="Gordon Holtgrieve" w:date="2018-08-23T13:08:00Z">
        <w:r w:rsidR="001A218D">
          <w:rPr>
            <w:rFonts w:ascii="Times New Roman" w:hAnsi="Times New Roman" w:cs="Times New Roman"/>
            <w:sz w:val="24"/>
            <w:szCs w:val="24"/>
            <w:lang w:val="en-US"/>
          </w:rPr>
          <w:t>, soils, and available water</w:t>
        </w:r>
      </w:ins>
      <w:moveTo w:id="478" w:author="Gordon Holtgrieve" w:date="2018-08-23T13:07:00Z">
        <w:del w:id="479" w:author="Gordon Holtgrieve" w:date="2018-08-23T13:08:00Z">
          <w:r w:rsidR="001A218D" w:rsidDel="001A218D">
            <w:rPr>
              <w:rFonts w:ascii="Times New Roman" w:hAnsi="Times New Roman" w:cs="Times New Roman"/>
              <w:sz w:val="24"/>
              <w:szCs w:val="24"/>
              <w:lang w:val="en-US"/>
            </w:rPr>
            <w:delText>and contributions terrestrial verse aquatic sources of nutrients</w:delText>
          </w:r>
        </w:del>
        <w:r w:rsidR="001A218D">
          <w:rPr>
            <w:rFonts w:ascii="Times New Roman" w:hAnsi="Times New Roman" w:cs="Times New Roman"/>
            <w:sz w:val="24"/>
            <w:szCs w:val="24"/>
            <w:lang w:val="en-US"/>
          </w:rPr>
          <w:t xml:space="preserve">. </w:t>
        </w:r>
      </w:moveTo>
      <w:moveToRangeEnd w:id="462"/>
      <w:ins w:id="480" w:author="Gordon Holtgrieve" w:date="2018-08-23T13:09:00Z">
        <w:r w:rsidR="001A218D">
          <w:rPr>
            <w:rFonts w:ascii="Times New Roman" w:hAnsi="Times New Roman" w:cs="Times New Roman"/>
            <w:sz w:val="24"/>
            <w:szCs w:val="24"/>
            <w:lang w:val="en-US"/>
          </w:rPr>
          <w:t xml:space="preserve"> For both </w:t>
        </w:r>
        <w:r w:rsidR="00676A24">
          <w:rPr>
            <w:rFonts w:ascii="Times New Roman" w:hAnsi="Times New Roman" w:cs="Times New Roman"/>
            <w:sz w:val="24"/>
            <w:szCs w:val="24"/>
            <w:lang w:val="en-US"/>
          </w:rPr>
          <w:t xml:space="preserve">the bank and distance model parameters, </w:t>
        </w:r>
      </w:ins>
      <w:del w:id="481" w:author="Gordon Holtgrieve" w:date="2018-08-23T13:02:00Z">
        <w:r w:rsidRPr="00D53020" w:rsidDel="001A218D">
          <w:rPr>
            <w:rFonts w:ascii="Times New Roman" w:hAnsi="Times New Roman" w:cs="Times New Roman"/>
            <w:sz w:val="24"/>
            <w:szCs w:val="24"/>
            <w:lang w:val="en-US"/>
          </w:rPr>
          <w:delText xml:space="preserve"> nitrogen</w:delText>
        </w:r>
      </w:del>
      <w:del w:id="482" w:author="Gordon Holtgrieve" w:date="2018-08-23T13:09:00Z">
        <w:r w:rsidRPr="00D53020" w:rsidDel="001A218D">
          <w:rPr>
            <w:rFonts w:ascii="Times New Roman" w:hAnsi="Times New Roman" w:cs="Times New Roman"/>
            <w:sz w:val="24"/>
            <w:szCs w:val="24"/>
            <w:lang w:val="en-US"/>
          </w:rPr>
          <w:delText xml:space="preserve">, </w:delText>
        </w:r>
      </w:del>
      <w:del w:id="483" w:author="Gordon Holtgrieve" w:date="2018-08-23T12:48:00Z">
        <w:r w:rsidR="00DC5ED8" w:rsidDel="00134B77">
          <w:rPr>
            <w:rFonts w:ascii="Times New Roman" w:hAnsi="Times New Roman" w:cs="Times New Roman"/>
            <w:sz w:val="24"/>
            <w:szCs w:val="24"/>
            <w:lang w:val="en-US"/>
          </w:rPr>
          <w:delText xml:space="preserve">the weight of </w:delText>
        </w:r>
      </w:del>
      <w:ins w:id="484" w:author="Gordon Holtgrieve" w:date="2018-08-23T12:48:00Z">
        <w:r w:rsidR="00134B77">
          <w:rPr>
            <w:rFonts w:ascii="Times New Roman" w:hAnsi="Times New Roman" w:cs="Times New Roman"/>
            <w:sz w:val="24"/>
            <w:szCs w:val="24"/>
            <w:lang w:val="en-US"/>
          </w:rPr>
          <w:t xml:space="preserve">the weighted </w:t>
        </w:r>
        <w:r w:rsidR="00B94A8F">
          <w:rPr>
            <w:rFonts w:ascii="Times New Roman" w:hAnsi="Times New Roman" w:cs="Times New Roman"/>
            <w:sz w:val="24"/>
            <w:szCs w:val="24"/>
            <w:lang w:val="en-US"/>
          </w:rPr>
          <w:t>sum of all</w:t>
        </w:r>
      </w:ins>
      <w:del w:id="485" w:author="Gordon Holtgrieve" w:date="2018-08-23T12:48:00Z">
        <w:r w:rsidR="00DC5ED8" w:rsidDel="00134B77">
          <w:rPr>
            <w:rFonts w:ascii="Times New Roman" w:hAnsi="Times New Roman" w:cs="Times New Roman"/>
            <w:sz w:val="24"/>
            <w:szCs w:val="24"/>
            <w:lang w:val="en-US"/>
          </w:rPr>
          <w:delText>all</w:delText>
        </w:r>
      </w:del>
      <w:r w:rsidR="00DC5ED8">
        <w:rPr>
          <w:rFonts w:ascii="Times New Roman" w:hAnsi="Times New Roman" w:cs="Times New Roman"/>
          <w:sz w:val="24"/>
          <w:szCs w:val="24"/>
          <w:lang w:val="en-US"/>
        </w:rPr>
        <w:t xml:space="preserve"> </w:t>
      </w:r>
      <w:ins w:id="486" w:author="Gordon Holtgrieve" w:date="2018-08-23T12:48:00Z">
        <w:r w:rsidR="00134B77">
          <w:rPr>
            <w:rFonts w:ascii="Times New Roman" w:hAnsi="Times New Roman" w:cs="Times New Roman"/>
            <w:sz w:val="24"/>
            <w:szCs w:val="24"/>
            <w:lang w:val="en-US"/>
          </w:rPr>
          <w:t xml:space="preserve">AIC </w:t>
        </w:r>
      </w:ins>
      <w:r w:rsidR="00DC5ED8">
        <w:rPr>
          <w:rFonts w:ascii="Times New Roman" w:hAnsi="Times New Roman" w:cs="Times New Roman"/>
          <w:sz w:val="24"/>
          <w:szCs w:val="24"/>
          <w:lang w:val="en-US"/>
        </w:rPr>
        <w:t>supported models (</w:t>
      </w:r>
      <w:del w:id="487" w:author="Gordon Holtgrieve" w:date="2018-08-23T12:45:00Z">
        <w:r w:rsidR="00DC5ED8" w:rsidDel="00134B77">
          <w:rPr>
            <w:rFonts w:ascii="Times New Roman" w:hAnsi="Times New Roman" w:cs="Times New Roman"/>
            <w:sz w:val="24"/>
            <w:szCs w:val="24"/>
            <w:lang w:val="en-US"/>
          </w:rPr>
          <w:delText>del</w:delText>
        </w:r>
        <w:r w:rsidR="00DC5ED8" w:rsidRPr="00DC5ED8" w:rsidDel="00134B77">
          <w:rPr>
            <w:rFonts w:ascii="Times New Roman" w:hAnsi="Times New Roman" w:cs="Times New Roman"/>
            <w:sz w:val="24"/>
            <w:szCs w:val="24"/>
            <w:lang w:val="en-US"/>
          </w:rPr>
          <w:delText xml:space="preserve"> </w:delText>
        </w:r>
      </w:del>
      <m:oMath>
        <m:r>
          <w:ins w:id="488" w:author="Gordon Holtgrieve" w:date="2018-08-23T12:47:00Z">
            <w:rPr>
              <w:rFonts w:ascii="Cambria Math" w:hAnsi="Cambria Math" w:cs="Times New Roman"/>
              <w:sz w:val="24"/>
              <w:szCs w:val="24"/>
              <w:lang w:val="en-US"/>
            </w:rPr>
            <m:t>∆</m:t>
          </w:ins>
        </m:r>
      </m:oMath>
      <w:r w:rsidR="00DC5ED8" w:rsidRPr="00D53020">
        <w:rPr>
          <w:rFonts w:ascii="Times New Roman" w:hAnsi="Times New Roman" w:cs="Times New Roman"/>
          <w:sz w:val="24"/>
          <w:szCs w:val="24"/>
          <w:lang w:val="en-US"/>
        </w:rPr>
        <w:t>AIC &lt; 2</w:t>
      </w:r>
      <w:r w:rsidR="00DC5ED8">
        <w:rPr>
          <w:rFonts w:ascii="Times New Roman" w:hAnsi="Times New Roman" w:cs="Times New Roman"/>
          <w:sz w:val="24"/>
          <w:szCs w:val="24"/>
          <w:lang w:val="en-US"/>
        </w:rPr>
        <w:t xml:space="preserve">) </w:t>
      </w:r>
      <w:r w:rsidR="002A0045">
        <w:rPr>
          <w:rFonts w:ascii="Times New Roman" w:hAnsi="Times New Roman" w:cs="Times New Roman"/>
          <w:sz w:val="24"/>
          <w:szCs w:val="24"/>
          <w:lang w:val="en-US"/>
        </w:rPr>
        <w:t xml:space="preserve">that included </w:t>
      </w:r>
      <w:del w:id="489" w:author="Gordon Holtgrieve" w:date="2018-08-23T13:09:00Z">
        <w:r w:rsidR="002A0045" w:rsidDel="002A744F">
          <w:rPr>
            <w:rFonts w:ascii="Times New Roman" w:hAnsi="Times New Roman" w:cs="Times New Roman"/>
            <w:sz w:val="24"/>
            <w:szCs w:val="24"/>
            <w:lang w:val="en-US"/>
          </w:rPr>
          <w:delText>a</w:delText>
        </w:r>
        <w:r w:rsidR="00DC5ED8" w:rsidDel="002A744F">
          <w:rPr>
            <w:rFonts w:ascii="Times New Roman" w:hAnsi="Times New Roman" w:cs="Times New Roman"/>
            <w:sz w:val="24"/>
            <w:szCs w:val="24"/>
            <w:lang w:val="en-US"/>
          </w:rPr>
          <w:delText xml:space="preserve"> bank </w:delText>
        </w:r>
      </w:del>
      <w:del w:id="490" w:author="Gordon Holtgrieve" w:date="2018-08-23T12:49:00Z">
        <w:r w:rsidR="00DC5ED8" w:rsidDel="00B94A8F">
          <w:rPr>
            <w:rFonts w:ascii="Times New Roman" w:hAnsi="Times New Roman" w:cs="Times New Roman"/>
            <w:sz w:val="24"/>
            <w:szCs w:val="24"/>
            <w:lang w:val="en-US"/>
          </w:rPr>
          <w:delText xml:space="preserve">effect </w:delText>
        </w:r>
        <w:r w:rsidR="00E026F1" w:rsidDel="00B94A8F">
          <w:rPr>
            <w:rFonts w:ascii="Times New Roman" w:hAnsi="Times New Roman" w:cs="Times New Roman"/>
            <w:sz w:val="24"/>
            <w:szCs w:val="24"/>
            <w:lang w:val="en-US"/>
          </w:rPr>
          <w:delText>were</w:delText>
        </w:r>
      </w:del>
      <w:del w:id="491" w:author="Gordon Holtgrieve" w:date="2018-08-23T13:09:00Z">
        <w:r w:rsidR="00DC5ED8" w:rsidDel="002A744F">
          <w:rPr>
            <w:rFonts w:ascii="Times New Roman" w:hAnsi="Times New Roman" w:cs="Times New Roman"/>
            <w:sz w:val="24"/>
            <w:szCs w:val="24"/>
            <w:lang w:val="en-US"/>
          </w:rPr>
          <w:delText xml:space="preserve"> </w:delText>
        </w:r>
      </w:del>
      <w:ins w:id="492" w:author="Gordon Holtgrieve" w:date="2018-08-23T13:09:00Z">
        <w:r w:rsidR="002A744F">
          <w:rPr>
            <w:rFonts w:ascii="Times New Roman" w:hAnsi="Times New Roman" w:cs="Times New Roman"/>
            <w:sz w:val="24"/>
            <w:szCs w:val="24"/>
            <w:lang w:val="en-US"/>
          </w:rPr>
          <w:t xml:space="preserve">these parameters </w:t>
        </w:r>
      </w:ins>
      <w:r w:rsidR="00DC5ED8">
        <w:rPr>
          <w:rFonts w:ascii="Times New Roman" w:hAnsi="Times New Roman" w:cs="Times New Roman"/>
          <w:sz w:val="24"/>
          <w:szCs w:val="24"/>
          <w:lang w:val="en-US"/>
        </w:rPr>
        <w:t xml:space="preserve">calculated </w:t>
      </w:r>
      <w:del w:id="493" w:author="Gordon Holtgrieve" w:date="2018-08-23T12:49:00Z">
        <w:r w:rsidR="00DC5ED8" w:rsidDel="00B94A8F">
          <w:rPr>
            <w:rFonts w:ascii="Times New Roman" w:hAnsi="Times New Roman" w:cs="Times New Roman"/>
            <w:sz w:val="24"/>
            <w:szCs w:val="24"/>
            <w:lang w:val="en-US"/>
          </w:rPr>
          <w:delText>and summed across all models</w:delText>
        </w:r>
        <w:r w:rsidR="00986F2A" w:rsidDel="00B94A8F">
          <w:rPr>
            <w:rFonts w:ascii="Times New Roman" w:hAnsi="Times New Roman" w:cs="Times New Roman"/>
            <w:sz w:val="24"/>
            <w:szCs w:val="24"/>
            <w:lang w:val="en-US"/>
          </w:rPr>
          <w:delText xml:space="preserve"> </w:delText>
        </w:r>
      </w:del>
      <w:r w:rsidR="00986F2A">
        <w:rPr>
          <w:rFonts w:ascii="Times New Roman" w:hAnsi="Times New Roman" w:cs="Times New Roman"/>
          <w:sz w:val="24"/>
          <w:szCs w:val="24"/>
          <w:lang w:val="en-US"/>
        </w:rPr>
        <w:t xml:space="preserve">to generate an </w:t>
      </w:r>
      <w:ins w:id="494" w:author="Gordon Holtgrieve" w:date="2018-08-23T12:49:00Z">
        <w:r w:rsidR="00B94A8F">
          <w:rPr>
            <w:rFonts w:ascii="Times New Roman" w:hAnsi="Times New Roman" w:cs="Times New Roman"/>
            <w:sz w:val="24"/>
            <w:szCs w:val="24"/>
            <w:lang w:val="en-US"/>
          </w:rPr>
          <w:t xml:space="preserve">overall </w:t>
        </w:r>
      </w:ins>
      <w:r w:rsidR="00986F2A">
        <w:rPr>
          <w:rFonts w:ascii="Times New Roman" w:hAnsi="Times New Roman" w:cs="Times New Roman"/>
          <w:sz w:val="24"/>
          <w:szCs w:val="24"/>
          <w:lang w:val="en-US"/>
        </w:rPr>
        <w:t>effect size</w:t>
      </w:r>
      <w:del w:id="495" w:author="Gordon Holtgrieve" w:date="2018-08-23T13:10:00Z">
        <w:r w:rsidR="00986F2A" w:rsidDel="002A744F">
          <w:rPr>
            <w:rFonts w:ascii="Times New Roman" w:hAnsi="Times New Roman" w:cs="Times New Roman"/>
            <w:sz w:val="24"/>
            <w:szCs w:val="24"/>
            <w:lang w:val="en-US"/>
          </w:rPr>
          <w:delText xml:space="preserve"> </w:delText>
        </w:r>
      </w:del>
      <w:ins w:id="496" w:author="Gordon Holtgrieve" w:date="2018-08-23T13:10:00Z">
        <w:r w:rsidR="002A744F">
          <w:rPr>
            <w:rFonts w:ascii="Times New Roman" w:hAnsi="Times New Roman" w:cs="Times New Roman"/>
            <w:sz w:val="24"/>
            <w:szCs w:val="24"/>
            <w:lang w:val="en-US"/>
          </w:rPr>
          <w:t xml:space="preserve"> on</w:t>
        </w:r>
      </w:ins>
      <w:ins w:id="497" w:author="Gordon Holtgrieve" w:date="2018-08-23T13:27:00Z">
        <w:r w:rsidR="0025225A">
          <w:rPr>
            <w:rFonts w:ascii="Times New Roman" w:hAnsi="Times New Roman" w:cs="Times New Roman"/>
            <w:sz w:val="24"/>
            <w:szCs w:val="24"/>
            <w:lang w:val="en-US"/>
          </w:rPr>
          <w:t xml:space="preserve"> </w:t>
        </w:r>
      </w:ins>
      <w:ins w:id="498" w:author="Gordon Holtgrieve" w:date="2018-08-23T13:10:00Z">
        <w:r w:rsidR="002A744F">
          <w:rPr>
            <w:rFonts w:ascii="Times New Roman" w:hAnsi="Times New Roman" w:cs="Times New Roman"/>
            <w:sz w:val="24"/>
            <w:szCs w:val="24"/>
            <w:lang w:val="en-US"/>
          </w:rPr>
          <w:t>a scale from 0 to 1</w:t>
        </w:r>
      </w:ins>
      <w:del w:id="499" w:author="Gordon Holtgrieve" w:date="2018-08-23T13:10:00Z">
        <w:r w:rsidR="00986F2A" w:rsidDel="002A744F">
          <w:rPr>
            <w:rFonts w:ascii="Times New Roman" w:hAnsi="Times New Roman" w:cs="Times New Roman"/>
            <w:sz w:val="24"/>
            <w:szCs w:val="24"/>
            <w:lang w:val="en-US"/>
          </w:rPr>
          <w:delText>of the bank parameter</w:delText>
        </w:r>
      </w:del>
      <w:r w:rsidR="00DC5ED8">
        <w:rPr>
          <w:rFonts w:ascii="Times New Roman" w:hAnsi="Times New Roman" w:cs="Times New Roman"/>
          <w:sz w:val="24"/>
          <w:szCs w:val="24"/>
          <w:lang w:val="en-US"/>
        </w:rPr>
        <w:t xml:space="preserve">. </w:t>
      </w:r>
      <w:ins w:id="500" w:author="Gordon Holtgrieve" w:date="2018-08-23T13:27:00Z">
        <w:r w:rsidR="0025225A">
          <w:rPr>
            <w:rFonts w:ascii="Times New Roman" w:hAnsi="Times New Roman" w:cs="Times New Roman"/>
            <w:sz w:val="24"/>
            <w:szCs w:val="24"/>
            <w:lang w:val="en-US"/>
          </w:rPr>
          <w:t xml:space="preserve">The effect of nitrogen availability on stable isotope signature was also tested by including </w:t>
        </w:r>
        <w:commentRangeStart w:id="501"/>
        <w:r w:rsidR="0025225A">
          <w:rPr>
            <w:rFonts w:ascii="Times New Roman" w:hAnsi="Times New Roman" w:cs="Times New Roman"/>
            <w:sz w:val="24"/>
            <w:szCs w:val="24"/>
            <w:lang w:val="en-US"/>
          </w:rPr>
          <w:t xml:space="preserve">mass </w:t>
        </w:r>
        <w:commentRangeEnd w:id="501"/>
        <w:r w:rsidR="0025225A">
          <w:rPr>
            <w:rStyle w:val="CommentReference"/>
          </w:rPr>
          <w:commentReference w:id="501"/>
        </w:r>
        <w:r w:rsidR="0025225A">
          <w:rPr>
            <w:rFonts w:ascii="Times New Roman" w:hAnsi="Times New Roman" w:cs="Times New Roman"/>
            <w:sz w:val="24"/>
            <w:szCs w:val="24"/>
            <w:lang w:val="en-US"/>
          </w:rPr>
          <w:t xml:space="preserve">of nitrogen as a covariate in the candidate model set for </w:t>
        </w:r>
        <w:r w:rsidR="0025225A" w:rsidRPr="00D53020">
          <w:rPr>
            <w:rFonts w:ascii="Times New Roman" w:hAnsi="Times New Roman" w:cs="Times New Roman"/>
            <w:sz w:val="24"/>
            <w:szCs w:val="24"/>
            <w:lang w:val="en-US"/>
          </w:rPr>
          <w:sym w:font="Symbol" w:char="F064"/>
        </w:r>
        <w:r w:rsidR="0025225A" w:rsidRPr="00D53020">
          <w:rPr>
            <w:rFonts w:ascii="Times New Roman" w:hAnsi="Times New Roman" w:cs="Times New Roman"/>
            <w:sz w:val="24"/>
            <w:szCs w:val="24"/>
            <w:vertAlign w:val="superscript"/>
            <w:lang w:val="en-US"/>
          </w:rPr>
          <w:t>15</w:t>
        </w:r>
        <w:r w:rsidR="0025225A" w:rsidRPr="00D53020">
          <w:rPr>
            <w:rFonts w:ascii="Times New Roman" w:hAnsi="Times New Roman" w:cs="Times New Roman"/>
            <w:sz w:val="24"/>
            <w:szCs w:val="24"/>
            <w:lang w:val="en-US"/>
          </w:rPr>
          <w:t>N of NH</w:t>
        </w:r>
        <w:r w:rsidR="0025225A" w:rsidRPr="00D53020">
          <w:rPr>
            <w:rFonts w:ascii="Times New Roman" w:hAnsi="Times New Roman" w:cs="Times New Roman"/>
            <w:sz w:val="24"/>
            <w:szCs w:val="24"/>
            <w:vertAlign w:val="subscript"/>
            <w:lang w:val="en-US"/>
          </w:rPr>
          <w:t>4</w:t>
        </w:r>
        <w:r w:rsidR="0025225A" w:rsidRPr="00D53020">
          <w:rPr>
            <w:rFonts w:ascii="Times New Roman" w:hAnsi="Times New Roman" w:cs="Times New Roman"/>
            <w:sz w:val="24"/>
            <w:szCs w:val="24"/>
            <w:vertAlign w:val="superscript"/>
            <w:lang w:val="en-US"/>
          </w:rPr>
          <w:t>+</w:t>
        </w:r>
        <w:r w:rsidR="0025225A" w:rsidRPr="00D53020">
          <w:rPr>
            <w:rFonts w:ascii="Times New Roman" w:hAnsi="Times New Roman" w:cs="Times New Roman"/>
            <w:sz w:val="24"/>
            <w:szCs w:val="24"/>
            <w:lang w:val="en-US"/>
          </w:rPr>
          <w:t>, NO</w:t>
        </w:r>
        <w:r w:rsidR="0025225A" w:rsidRPr="00D53020">
          <w:rPr>
            <w:rFonts w:ascii="Times New Roman" w:hAnsi="Times New Roman" w:cs="Times New Roman"/>
            <w:sz w:val="24"/>
            <w:szCs w:val="24"/>
            <w:vertAlign w:val="subscript"/>
            <w:lang w:val="en-US"/>
          </w:rPr>
          <w:t>3</w:t>
        </w:r>
        <w:r w:rsidR="0025225A" w:rsidRPr="00D53020">
          <w:rPr>
            <w:rFonts w:ascii="Times New Roman" w:hAnsi="Times New Roman" w:cs="Times New Roman"/>
            <w:sz w:val="24"/>
            <w:szCs w:val="24"/>
            <w:vertAlign w:val="superscript"/>
            <w:lang w:val="en-US"/>
          </w:rPr>
          <w:t>-</w:t>
        </w:r>
        <w:r w:rsidR="0025225A" w:rsidRPr="00D53020">
          <w:rPr>
            <w:rFonts w:ascii="Times New Roman" w:hAnsi="Times New Roman" w:cs="Times New Roman"/>
            <w:sz w:val="24"/>
            <w:szCs w:val="24"/>
            <w:lang w:val="en-US"/>
          </w:rPr>
          <w:t>, and organic nitrogen</w:t>
        </w:r>
        <w:r w:rsidR="0025225A">
          <w:rPr>
            <w:rFonts w:ascii="Times New Roman" w:hAnsi="Times New Roman" w:cs="Times New Roman"/>
            <w:sz w:val="24"/>
            <w:szCs w:val="24"/>
            <w:lang w:val="en-US"/>
          </w:rPr>
          <w:t xml:space="preserve">, and </w:t>
        </w:r>
        <w:r w:rsidR="0025225A">
          <w:rPr>
            <w:rFonts w:ascii="Times New Roman" w:hAnsi="Times New Roman" w:cs="Times New Roman"/>
            <w:sz w:val="24"/>
            <w:szCs w:val="24"/>
            <w:lang w:val="en-US"/>
          </w:rPr>
          <w:lastRenderedPageBreak/>
          <w:t xml:space="preserve">similar weighted across all models for an overall effect size. </w:t>
        </w:r>
      </w:ins>
      <w:ins w:id="502" w:author="Gordon Holtgrieve" w:date="2018-08-23T13:29:00Z">
        <w:r w:rsidR="0025225A">
          <w:rPr>
            <w:rFonts w:ascii="Times New Roman" w:hAnsi="Times New Roman" w:cs="Times New Roman"/>
            <w:sz w:val="24"/>
            <w:szCs w:val="24"/>
            <w:lang w:val="en-US"/>
          </w:rPr>
          <w:t xml:space="preserve">Effect sizes </w:t>
        </w:r>
      </w:ins>
      <w:ins w:id="503" w:author="Gordon Holtgrieve" w:date="2018-08-23T13:30:00Z">
        <w:r w:rsidR="00146CA0">
          <w:rPr>
            <w:rFonts w:ascii="Times New Roman" w:hAnsi="Times New Roman" w:cs="Times New Roman"/>
            <w:sz w:val="24"/>
            <w:szCs w:val="24"/>
            <w:lang w:val="en-US"/>
          </w:rPr>
          <w:t xml:space="preserve">of bank or distance </w:t>
        </w:r>
      </w:ins>
      <w:ins w:id="504" w:author="Gordon Holtgrieve" w:date="2018-08-23T13:29:00Z">
        <w:r w:rsidR="0025225A">
          <w:rPr>
            <w:rFonts w:ascii="Times New Roman" w:hAnsi="Times New Roman" w:cs="Times New Roman"/>
            <w:sz w:val="24"/>
            <w:szCs w:val="24"/>
            <w:lang w:val="en-US"/>
          </w:rPr>
          <w:t xml:space="preserve">greater than XXX were considered </w:t>
        </w:r>
      </w:ins>
      <w:ins w:id="505" w:author="Gordon Holtgrieve" w:date="2018-08-23T13:30:00Z">
        <w:r w:rsidR="00146CA0">
          <w:rPr>
            <w:rFonts w:ascii="Times New Roman" w:hAnsi="Times New Roman" w:cs="Times New Roman"/>
            <w:sz w:val="24"/>
            <w:szCs w:val="24"/>
            <w:lang w:val="en-US"/>
          </w:rPr>
          <w:t>to be</w:t>
        </w:r>
      </w:ins>
      <w:ins w:id="506" w:author="Gordon Holtgrieve" w:date="2018-08-23T13:29:00Z">
        <w:r w:rsidR="0025225A">
          <w:rPr>
            <w:rFonts w:ascii="Times New Roman" w:hAnsi="Times New Roman" w:cs="Times New Roman"/>
            <w:sz w:val="24"/>
            <w:szCs w:val="24"/>
            <w:lang w:val="en-US"/>
          </w:rPr>
          <w:t xml:space="preserve"> </w:t>
        </w:r>
      </w:ins>
      <w:del w:id="507" w:author="Gordon Holtgrieve" w:date="2018-08-23T13:30:00Z">
        <w:r w:rsidR="008F7458" w:rsidDel="00146CA0">
          <w:rPr>
            <w:rFonts w:ascii="Times New Roman" w:hAnsi="Times New Roman" w:cs="Times New Roman"/>
            <w:sz w:val="24"/>
            <w:szCs w:val="24"/>
            <w:lang w:val="en-US"/>
          </w:rPr>
          <w:delText>St</w:delText>
        </w:r>
      </w:del>
      <w:ins w:id="508" w:author="Gordon Holtgrieve" w:date="2018-08-23T13:30:00Z">
        <w:r w:rsidR="00146CA0">
          <w:rPr>
            <w:rFonts w:ascii="Times New Roman" w:hAnsi="Times New Roman" w:cs="Times New Roman"/>
            <w:sz w:val="24"/>
            <w:szCs w:val="24"/>
            <w:lang w:val="en-US"/>
          </w:rPr>
          <w:t>st</w:t>
        </w:r>
      </w:ins>
      <w:r w:rsidR="008F7458">
        <w:rPr>
          <w:rFonts w:ascii="Times New Roman" w:hAnsi="Times New Roman" w:cs="Times New Roman"/>
          <w:sz w:val="24"/>
          <w:szCs w:val="24"/>
          <w:lang w:val="en-US"/>
        </w:rPr>
        <w:t xml:space="preserve">rong model support for </w:t>
      </w:r>
      <w:del w:id="509" w:author="Gordon Holtgrieve" w:date="2018-08-23T13:30:00Z">
        <w:r w:rsidR="008F7458" w:rsidDel="00146CA0">
          <w:rPr>
            <w:rFonts w:ascii="Times New Roman" w:hAnsi="Times New Roman" w:cs="Times New Roman"/>
            <w:sz w:val="24"/>
            <w:szCs w:val="24"/>
            <w:lang w:val="en-US"/>
          </w:rPr>
          <w:delText xml:space="preserve">the inclusion of a </w:delText>
        </w:r>
      </w:del>
      <w:del w:id="510" w:author="Gordon Holtgrieve" w:date="2018-08-23T13:10:00Z">
        <w:r w:rsidR="008F7458" w:rsidDel="002A744F">
          <w:rPr>
            <w:rFonts w:ascii="Times New Roman" w:hAnsi="Times New Roman" w:cs="Times New Roman"/>
            <w:sz w:val="24"/>
            <w:szCs w:val="24"/>
            <w:lang w:val="en-US"/>
          </w:rPr>
          <w:delText xml:space="preserve">bank </w:delText>
        </w:r>
      </w:del>
      <w:del w:id="511" w:author="Gordon Holtgrieve" w:date="2018-08-23T13:29:00Z">
        <w:r w:rsidR="008F7458" w:rsidDel="0025225A">
          <w:rPr>
            <w:rFonts w:ascii="Times New Roman" w:hAnsi="Times New Roman" w:cs="Times New Roman"/>
            <w:sz w:val="24"/>
            <w:szCs w:val="24"/>
            <w:lang w:val="en-US"/>
          </w:rPr>
          <w:delText xml:space="preserve">parameter </w:delText>
        </w:r>
      </w:del>
      <w:del w:id="512" w:author="Gordon Holtgrieve" w:date="2018-08-23T13:30:00Z">
        <w:r w:rsidR="008F7458" w:rsidDel="00146CA0">
          <w:rPr>
            <w:rFonts w:ascii="Times New Roman" w:hAnsi="Times New Roman" w:cs="Times New Roman"/>
            <w:sz w:val="24"/>
            <w:szCs w:val="24"/>
            <w:lang w:val="en-US"/>
          </w:rPr>
          <w:delText xml:space="preserve">indicates </w:delText>
        </w:r>
      </w:del>
      <w:r w:rsidR="008F7458">
        <w:rPr>
          <w:rFonts w:ascii="Times New Roman" w:hAnsi="Times New Roman" w:cs="Times New Roman"/>
          <w:sz w:val="24"/>
          <w:szCs w:val="24"/>
          <w:lang w:val="en-US"/>
        </w:rPr>
        <w:t xml:space="preserve">the presence of salmon </w:t>
      </w:r>
      <w:del w:id="513" w:author="Gordon Holtgrieve" w:date="2018-08-23T13:31:00Z">
        <w:r w:rsidR="008F7458" w:rsidDel="00146CA0">
          <w:rPr>
            <w:rFonts w:ascii="Times New Roman" w:hAnsi="Times New Roman" w:cs="Times New Roman"/>
            <w:sz w:val="24"/>
            <w:szCs w:val="24"/>
            <w:lang w:val="en-US"/>
          </w:rPr>
          <w:delText xml:space="preserve">has an effect on </w:delText>
        </w:r>
      </w:del>
      <w:ins w:id="514" w:author="Gordon Holtgrieve" w:date="2018-08-23T13:31:00Z">
        <w:r w:rsidR="00A54530">
          <w:rPr>
            <w:rFonts w:ascii="Times New Roman" w:hAnsi="Times New Roman" w:cs="Times New Roman"/>
            <w:sz w:val="24"/>
            <w:szCs w:val="24"/>
            <w:lang w:val="en-US"/>
          </w:rPr>
          <w:t>influencing</w:t>
        </w:r>
        <w:r w:rsidR="00146CA0">
          <w:rPr>
            <w:rFonts w:ascii="Times New Roman" w:hAnsi="Times New Roman" w:cs="Times New Roman"/>
            <w:sz w:val="24"/>
            <w:szCs w:val="24"/>
            <w:lang w:val="en-US"/>
          </w:rPr>
          <w:t xml:space="preserve"> </w:t>
        </w:r>
      </w:ins>
      <w:r w:rsidR="008F7458">
        <w:rPr>
          <w:rFonts w:ascii="Times New Roman" w:hAnsi="Times New Roman" w:cs="Times New Roman"/>
          <w:sz w:val="24"/>
          <w:szCs w:val="24"/>
          <w:lang w:val="en-US"/>
        </w:rPr>
        <w:t xml:space="preserve">the </w:t>
      </w:r>
      <w:ins w:id="515" w:author="Gordon Holtgrieve" w:date="2018-08-23T13:13:00Z">
        <w:r w:rsidR="007762AD">
          <w:rPr>
            <w:rFonts w:ascii="Times New Roman" w:hAnsi="Times New Roman" w:cs="Times New Roman"/>
            <w:sz w:val="24"/>
            <w:szCs w:val="24"/>
            <w:lang w:val="en-US"/>
          </w:rPr>
          <w:t xml:space="preserve">specific </w:t>
        </w:r>
      </w:ins>
      <w:r w:rsidR="008F7458">
        <w:rPr>
          <w:rFonts w:ascii="Times New Roman" w:hAnsi="Times New Roman" w:cs="Times New Roman"/>
          <w:sz w:val="24"/>
          <w:szCs w:val="24"/>
          <w:lang w:val="en-US"/>
        </w:rPr>
        <w:t>response variable</w:t>
      </w:r>
      <w:ins w:id="516" w:author="Gordon Holtgrieve" w:date="2018-08-23T13:13:00Z">
        <w:r w:rsidR="007762AD">
          <w:rPr>
            <w:rFonts w:ascii="Times New Roman" w:hAnsi="Times New Roman" w:cs="Times New Roman"/>
            <w:sz w:val="24"/>
            <w:szCs w:val="24"/>
            <w:lang w:val="en-US"/>
          </w:rPr>
          <w:t xml:space="preserve"> </w:t>
        </w:r>
      </w:ins>
      <w:ins w:id="517" w:author="Gordon Holtgrieve" w:date="2018-08-23T13:14:00Z">
        <w:r w:rsidR="007762AD">
          <w:rPr>
            <w:rFonts w:ascii="Times New Roman" w:hAnsi="Times New Roman" w:cs="Times New Roman"/>
            <w:sz w:val="24"/>
            <w:szCs w:val="24"/>
            <w:lang w:val="en-US"/>
          </w:rPr>
          <w:t xml:space="preserve">under consideration </w:t>
        </w:r>
      </w:ins>
      <w:ins w:id="518" w:author="Gordon Holtgrieve" w:date="2018-08-23T13:13:00Z">
        <w:r w:rsidR="007762AD">
          <w:rPr>
            <w:rFonts w:ascii="Times New Roman" w:hAnsi="Times New Roman" w:cs="Times New Roman"/>
            <w:sz w:val="24"/>
            <w:szCs w:val="24"/>
            <w:lang w:val="en-US"/>
          </w:rPr>
          <w:t xml:space="preserve">(e.g., </w:t>
        </w:r>
      </w:ins>
      <w:ins w:id="519" w:author="Gordon Holtgrieve" w:date="2018-08-23T13:14:00Z">
        <w:r w:rsidR="007762AD">
          <w:rPr>
            <w:rFonts w:ascii="Times New Roman" w:hAnsi="Times New Roman" w:cs="Times New Roman"/>
            <w:sz w:val="24"/>
            <w:szCs w:val="24"/>
            <w:lang w:val="en-US"/>
          </w:rPr>
          <w:t>[</w:t>
        </w:r>
      </w:ins>
      <w:ins w:id="520" w:author="Gordon Holtgrieve" w:date="2018-08-23T13:13:00Z">
        <w:r w:rsidR="007762AD">
          <w:rPr>
            <w:rFonts w:ascii="Times New Roman" w:hAnsi="Times New Roman" w:cs="Times New Roman"/>
            <w:sz w:val="24"/>
            <w:szCs w:val="24"/>
            <w:lang w:val="en-US"/>
          </w:rPr>
          <w:t>NH</w:t>
        </w:r>
        <w:r w:rsidR="007762AD" w:rsidRPr="00446100">
          <w:rPr>
            <w:rFonts w:ascii="Times New Roman" w:hAnsi="Times New Roman" w:cs="Times New Roman"/>
            <w:sz w:val="24"/>
            <w:szCs w:val="24"/>
            <w:vertAlign w:val="subscript"/>
            <w:lang w:val="en-US"/>
            <w:rPrChange w:id="521" w:author="Gordon Holtgrieve" w:date="2018-08-23T13:17:00Z">
              <w:rPr>
                <w:rFonts w:ascii="Times New Roman" w:hAnsi="Times New Roman" w:cs="Times New Roman"/>
                <w:sz w:val="24"/>
                <w:szCs w:val="24"/>
                <w:lang w:val="en-US"/>
              </w:rPr>
            </w:rPrChange>
          </w:rPr>
          <w:t>4</w:t>
        </w:r>
      </w:ins>
      <w:ins w:id="522" w:author="Gordon Holtgrieve" w:date="2018-08-23T13:15:00Z">
        <w:r w:rsidR="007762AD" w:rsidRPr="00446100">
          <w:rPr>
            <w:rFonts w:ascii="Times New Roman" w:hAnsi="Times New Roman" w:cs="Times New Roman"/>
            <w:sz w:val="24"/>
            <w:szCs w:val="24"/>
            <w:vertAlign w:val="superscript"/>
            <w:lang w:val="en-US"/>
            <w:rPrChange w:id="523" w:author="Gordon Holtgrieve" w:date="2018-08-23T13:17:00Z">
              <w:rPr>
                <w:rFonts w:ascii="Times New Roman" w:hAnsi="Times New Roman" w:cs="Times New Roman"/>
                <w:sz w:val="24"/>
                <w:szCs w:val="24"/>
                <w:lang w:val="en-US"/>
              </w:rPr>
            </w:rPrChange>
          </w:rPr>
          <w:t>+</w:t>
        </w:r>
      </w:ins>
      <w:ins w:id="524" w:author="Gordon Holtgrieve" w:date="2018-08-23T13:13:00Z">
        <w:r w:rsidR="00446100">
          <w:rPr>
            <w:rFonts w:ascii="Times New Roman" w:hAnsi="Times New Roman" w:cs="Times New Roman"/>
            <w:sz w:val="24"/>
            <w:szCs w:val="24"/>
            <w:lang w:val="en-US"/>
          </w:rPr>
          <w:t>]</w:t>
        </w:r>
      </w:ins>
      <w:ins w:id="525" w:author="Gordon Holtgrieve" w:date="2018-08-23T13:14:00Z">
        <w:r w:rsidR="007762AD">
          <w:rPr>
            <w:rFonts w:ascii="Times New Roman" w:hAnsi="Times New Roman" w:cs="Times New Roman"/>
            <w:sz w:val="24"/>
            <w:szCs w:val="24"/>
            <w:lang w:val="en-US"/>
          </w:rPr>
          <w:t xml:space="preserve">, </w:t>
        </w:r>
      </w:ins>
      <w:ins w:id="526" w:author="Gordon Holtgrieve" w:date="2018-08-23T13:15:00Z">
        <w:r w:rsidR="007762AD">
          <w:rPr>
            <w:rFonts w:ascii="Times New Roman" w:hAnsi="Times New Roman" w:cs="Times New Roman"/>
            <w:sz w:val="24"/>
            <w:szCs w:val="24"/>
            <w:lang w:val="en-US"/>
          </w:rPr>
          <w:t>[</w:t>
        </w:r>
      </w:ins>
      <w:ins w:id="527" w:author="Gordon Holtgrieve" w:date="2018-08-23T13:14:00Z">
        <w:r w:rsidR="007762AD">
          <w:rPr>
            <w:rFonts w:ascii="Times New Roman" w:hAnsi="Times New Roman" w:cs="Times New Roman"/>
            <w:sz w:val="24"/>
            <w:szCs w:val="24"/>
            <w:lang w:val="en-US"/>
          </w:rPr>
          <w:t>NO</w:t>
        </w:r>
        <w:r w:rsidR="007762AD" w:rsidRPr="00446100">
          <w:rPr>
            <w:rFonts w:ascii="Times New Roman" w:hAnsi="Times New Roman" w:cs="Times New Roman"/>
            <w:sz w:val="24"/>
            <w:szCs w:val="24"/>
            <w:vertAlign w:val="subscript"/>
            <w:lang w:val="en-US"/>
            <w:rPrChange w:id="528" w:author="Gordon Holtgrieve" w:date="2018-08-23T13:17:00Z">
              <w:rPr>
                <w:rFonts w:ascii="Times New Roman" w:hAnsi="Times New Roman" w:cs="Times New Roman"/>
                <w:sz w:val="24"/>
                <w:szCs w:val="24"/>
                <w:lang w:val="en-US"/>
              </w:rPr>
            </w:rPrChange>
          </w:rPr>
          <w:t>3</w:t>
        </w:r>
      </w:ins>
      <w:ins w:id="529" w:author="Gordon Holtgrieve" w:date="2018-08-23T13:15:00Z">
        <w:r w:rsidR="007762AD" w:rsidRPr="00446100">
          <w:rPr>
            <w:rFonts w:ascii="Times New Roman" w:hAnsi="Times New Roman" w:cs="Times New Roman"/>
            <w:sz w:val="24"/>
            <w:szCs w:val="24"/>
            <w:vertAlign w:val="superscript"/>
            <w:lang w:val="en-US"/>
            <w:rPrChange w:id="530" w:author="Gordon Holtgrieve" w:date="2018-08-23T13:17:00Z">
              <w:rPr>
                <w:rFonts w:ascii="Times New Roman" w:hAnsi="Times New Roman" w:cs="Times New Roman"/>
                <w:sz w:val="24"/>
                <w:szCs w:val="24"/>
                <w:lang w:val="en-US"/>
              </w:rPr>
            </w:rPrChange>
          </w:rPr>
          <w:t>-</w:t>
        </w:r>
      </w:ins>
      <w:ins w:id="531" w:author="Gordon Holtgrieve" w:date="2018-08-23T13:14:00Z">
        <w:r w:rsidR="007762AD">
          <w:rPr>
            <w:rFonts w:ascii="Times New Roman" w:hAnsi="Times New Roman" w:cs="Times New Roman"/>
            <w:sz w:val="24"/>
            <w:szCs w:val="24"/>
            <w:lang w:val="en-US"/>
          </w:rPr>
          <w:t xml:space="preserve">], </w:t>
        </w:r>
      </w:ins>
      <w:ins w:id="532" w:author="Gordon Holtgrieve" w:date="2018-08-23T13:25:00Z">
        <w:r w:rsidR="00027C28" w:rsidRPr="00F34411">
          <w:rPr>
            <w:rFonts w:ascii="Times New Roman" w:hAnsi="Times New Roman" w:cs="Times New Roman"/>
            <w:sz w:val="24"/>
            <w:szCs w:val="24"/>
            <w:lang w:val="en-US"/>
          </w:rPr>
          <w:sym w:font="Symbol" w:char="F064"/>
        </w:r>
      </w:ins>
      <w:ins w:id="533" w:author="Gordon Holtgrieve" w:date="2018-08-23T13:24:00Z">
        <w:r w:rsidR="00027C28" w:rsidRPr="00027C28">
          <w:rPr>
            <w:rFonts w:ascii="Times New Roman" w:hAnsi="Times New Roman" w:cs="Times New Roman"/>
            <w:sz w:val="24"/>
            <w:szCs w:val="24"/>
            <w:vertAlign w:val="superscript"/>
            <w:lang w:val="en-US"/>
            <w:rPrChange w:id="534" w:author="Gordon Holtgrieve" w:date="2018-08-23T13:25:00Z">
              <w:rPr>
                <w:rFonts w:ascii="Times New Roman" w:hAnsi="Times New Roman" w:cs="Times New Roman"/>
                <w:sz w:val="24"/>
                <w:szCs w:val="24"/>
                <w:lang w:val="en-US"/>
              </w:rPr>
            </w:rPrChange>
          </w:rPr>
          <w:t>15</w:t>
        </w:r>
        <w:r w:rsidR="00027C28">
          <w:rPr>
            <w:rFonts w:ascii="Times New Roman" w:hAnsi="Times New Roman" w:cs="Times New Roman"/>
            <w:sz w:val="24"/>
            <w:szCs w:val="24"/>
            <w:lang w:val="en-US"/>
          </w:rPr>
          <w:t>N</w:t>
        </w:r>
      </w:ins>
      <w:ins w:id="535" w:author="Gordon Holtgrieve" w:date="2018-08-23T13:17:00Z">
        <w:r w:rsidR="00446100">
          <w:rPr>
            <w:rFonts w:ascii="Times New Roman" w:hAnsi="Times New Roman" w:cs="Times New Roman"/>
            <w:sz w:val="24"/>
            <w:szCs w:val="24"/>
            <w:lang w:val="en-US"/>
          </w:rPr>
          <w:t>, etc.)</w:t>
        </w:r>
      </w:ins>
      <w:r w:rsidR="008F7458">
        <w:rPr>
          <w:rFonts w:ascii="Times New Roman" w:hAnsi="Times New Roman" w:cs="Times New Roman"/>
          <w:sz w:val="24"/>
          <w:szCs w:val="24"/>
          <w:lang w:val="en-US"/>
        </w:rPr>
        <w:t xml:space="preserve">. </w:t>
      </w:r>
    </w:p>
    <w:p w14:paraId="52AC1032" w14:textId="5AB7ED03" w:rsidR="008E3DA7" w:rsidRPr="00D53020" w:rsidRDefault="008F7458" w:rsidP="00E026F1">
      <w:pPr>
        <w:spacing w:line="480" w:lineRule="auto"/>
        <w:ind w:firstLine="720"/>
        <w:contextualSpacing/>
        <w:rPr>
          <w:rFonts w:ascii="Times New Roman" w:hAnsi="Times New Roman" w:cs="Times New Roman"/>
          <w:sz w:val="24"/>
          <w:szCs w:val="24"/>
          <w:lang w:val="en-US"/>
        </w:rPr>
      </w:pPr>
      <w:moveFromRangeStart w:id="536" w:author="Gordon Holtgrieve" w:date="2018-08-23T13:07:00Z" w:name="move522792958"/>
      <w:moveFrom w:id="537" w:author="Gordon Holtgrieve" w:date="2018-08-23T13:07:00Z">
        <w:r w:rsidDel="001A218D">
          <w:rPr>
            <w:rFonts w:ascii="Times New Roman" w:hAnsi="Times New Roman" w:cs="Times New Roman"/>
            <w:sz w:val="24"/>
            <w:szCs w:val="24"/>
            <w:lang w:val="en-US"/>
          </w:rPr>
          <w:t>The cumulative effect of the distance parameter was also considered, as most salmon are located within 3 meters of the creek edge. However, this parameter is a less direct measure of the effect of MDN on response variables as other factors change with distance from the bank including vegetation</w:t>
        </w:r>
        <w:r w:rsidR="00E36894" w:rsidDel="001A218D">
          <w:rPr>
            <w:rFonts w:ascii="Times New Roman" w:hAnsi="Times New Roman" w:cs="Times New Roman"/>
            <w:sz w:val="24"/>
            <w:szCs w:val="24"/>
            <w:lang w:val="en-US"/>
          </w:rPr>
          <w:t xml:space="preserve"> and contributions terrestrial verse aquatic sources of nutrients</w:t>
        </w:r>
        <w:r w:rsidDel="001A218D">
          <w:rPr>
            <w:rFonts w:ascii="Times New Roman" w:hAnsi="Times New Roman" w:cs="Times New Roman"/>
            <w:sz w:val="24"/>
            <w:szCs w:val="24"/>
            <w:lang w:val="en-US"/>
          </w:rPr>
          <w:t xml:space="preserve">. </w:t>
        </w:r>
      </w:moveFrom>
      <w:moveFromRangeEnd w:id="536"/>
      <w:del w:id="538" w:author="Gordon Holtgrieve" w:date="2018-08-23T13:27:00Z">
        <w:r w:rsidR="00986F2A" w:rsidDel="0025225A">
          <w:rPr>
            <w:rFonts w:ascii="Times New Roman" w:hAnsi="Times New Roman" w:cs="Times New Roman"/>
            <w:sz w:val="24"/>
            <w:szCs w:val="24"/>
            <w:lang w:val="en-US"/>
          </w:rPr>
          <w:delText xml:space="preserve">The effect of nitrogen availability on stable isotope signature was also tested by including mass of nitrogen as a covariate in the candidate model set for </w:delText>
        </w:r>
        <w:r w:rsidR="00986F2A" w:rsidRPr="00D53020" w:rsidDel="0025225A">
          <w:rPr>
            <w:rFonts w:ascii="Times New Roman" w:hAnsi="Times New Roman" w:cs="Times New Roman"/>
            <w:sz w:val="24"/>
            <w:szCs w:val="24"/>
            <w:lang w:val="en-US"/>
          </w:rPr>
          <w:sym w:font="Symbol" w:char="F064"/>
        </w:r>
        <w:r w:rsidR="00986F2A" w:rsidRPr="00D53020" w:rsidDel="0025225A">
          <w:rPr>
            <w:rFonts w:ascii="Times New Roman" w:hAnsi="Times New Roman" w:cs="Times New Roman"/>
            <w:sz w:val="24"/>
            <w:szCs w:val="24"/>
            <w:vertAlign w:val="superscript"/>
            <w:lang w:val="en-US"/>
          </w:rPr>
          <w:delText>15</w:delText>
        </w:r>
        <w:r w:rsidR="00986F2A" w:rsidRPr="00D53020" w:rsidDel="0025225A">
          <w:rPr>
            <w:rFonts w:ascii="Times New Roman" w:hAnsi="Times New Roman" w:cs="Times New Roman"/>
            <w:sz w:val="24"/>
            <w:szCs w:val="24"/>
            <w:lang w:val="en-US"/>
          </w:rPr>
          <w:delText>N of NH</w:delText>
        </w:r>
        <w:r w:rsidR="00986F2A" w:rsidRPr="00D53020" w:rsidDel="0025225A">
          <w:rPr>
            <w:rFonts w:ascii="Times New Roman" w:hAnsi="Times New Roman" w:cs="Times New Roman"/>
            <w:sz w:val="24"/>
            <w:szCs w:val="24"/>
            <w:vertAlign w:val="subscript"/>
            <w:lang w:val="en-US"/>
          </w:rPr>
          <w:delText>4</w:delText>
        </w:r>
        <w:r w:rsidR="00986F2A" w:rsidRPr="00D53020" w:rsidDel="0025225A">
          <w:rPr>
            <w:rFonts w:ascii="Times New Roman" w:hAnsi="Times New Roman" w:cs="Times New Roman"/>
            <w:sz w:val="24"/>
            <w:szCs w:val="24"/>
            <w:vertAlign w:val="superscript"/>
            <w:lang w:val="en-US"/>
          </w:rPr>
          <w:delText>+</w:delText>
        </w:r>
        <w:r w:rsidR="00986F2A" w:rsidRPr="00D53020" w:rsidDel="0025225A">
          <w:rPr>
            <w:rFonts w:ascii="Times New Roman" w:hAnsi="Times New Roman" w:cs="Times New Roman"/>
            <w:sz w:val="24"/>
            <w:szCs w:val="24"/>
            <w:lang w:val="en-US"/>
          </w:rPr>
          <w:delText>, NO</w:delText>
        </w:r>
        <w:r w:rsidR="00986F2A" w:rsidRPr="00D53020" w:rsidDel="0025225A">
          <w:rPr>
            <w:rFonts w:ascii="Times New Roman" w:hAnsi="Times New Roman" w:cs="Times New Roman"/>
            <w:sz w:val="24"/>
            <w:szCs w:val="24"/>
            <w:vertAlign w:val="subscript"/>
            <w:lang w:val="en-US"/>
          </w:rPr>
          <w:delText>3</w:delText>
        </w:r>
        <w:r w:rsidR="00986F2A" w:rsidRPr="00D53020" w:rsidDel="0025225A">
          <w:rPr>
            <w:rFonts w:ascii="Times New Roman" w:hAnsi="Times New Roman" w:cs="Times New Roman"/>
            <w:sz w:val="24"/>
            <w:szCs w:val="24"/>
            <w:vertAlign w:val="superscript"/>
            <w:lang w:val="en-US"/>
          </w:rPr>
          <w:delText>-</w:delText>
        </w:r>
        <w:r w:rsidR="00986F2A" w:rsidRPr="00D53020" w:rsidDel="0025225A">
          <w:rPr>
            <w:rFonts w:ascii="Times New Roman" w:hAnsi="Times New Roman" w:cs="Times New Roman"/>
            <w:sz w:val="24"/>
            <w:szCs w:val="24"/>
            <w:lang w:val="en-US"/>
          </w:rPr>
          <w:delText>, and organic nitrogen</w:delText>
        </w:r>
      </w:del>
      <w:del w:id="539" w:author="Gordon Holtgrieve" w:date="2018-08-23T12:56:00Z">
        <w:r w:rsidR="00986F2A" w:rsidDel="004F72BD">
          <w:rPr>
            <w:rFonts w:ascii="Times New Roman" w:hAnsi="Times New Roman" w:cs="Times New Roman"/>
            <w:sz w:val="24"/>
            <w:szCs w:val="24"/>
            <w:lang w:val="en-US"/>
          </w:rPr>
          <w:delText>. Similarly, its</w:delText>
        </w:r>
      </w:del>
      <w:del w:id="540" w:author="Gordon Holtgrieve" w:date="2018-08-23T13:27:00Z">
        <w:r w:rsidR="00986F2A" w:rsidDel="0025225A">
          <w:rPr>
            <w:rFonts w:ascii="Times New Roman" w:hAnsi="Times New Roman" w:cs="Times New Roman"/>
            <w:sz w:val="24"/>
            <w:szCs w:val="24"/>
            <w:lang w:val="en-US"/>
          </w:rPr>
          <w:delText xml:space="preserve"> weight</w:delText>
        </w:r>
      </w:del>
      <w:del w:id="541" w:author="Gordon Holtgrieve" w:date="2018-08-23T12:56:00Z">
        <w:r w:rsidR="00986F2A" w:rsidDel="004F72BD">
          <w:rPr>
            <w:rFonts w:ascii="Times New Roman" w:hAnsi="Times New Roman" w:cs="Times New Roman"/>
            <w:sz w:val="24"/>
            <w:szCs w:val="24"/>
            <w:lang w:val="en-US"/>
          </w:rPr>
          <w:delText xml:space="preserve"> was summed </w:delText>
        </w:r>
      </w:del>
      <w:del w:id="542" w:author="Gordon Holtgrieve" w:date="2018-08-23T13:27:00Z">
        <w:r w:rsidR="00986F2A" w:rsidDel="0025225A">
          <w:rPr>
            <w:rFonts w:ascii="Times New Roman" w:hAnsi="Times New Roman" w:cs="Times New Roman"/>
            <w:sz w:val="24"/>
            <w:szCs w:val="24"/>
            <w:lang w:val="en-US"/>
          </w:rPr>
          <w:delText>across all models for an effect size.</w:delText>
        </w:r>
        <w:r w:rsidR="00F64563" w:rsidDel="0025225A">
          <w:rPr>
            <w:rFonts w:ascii="Times New Roman" w:hAnsi="Times New Roman" w:cs="Times New Roman"/>
            <w:sz w:val="24"/>
            <w:szCs w:val="24"/>
            <w:lang w:val="en-US"/>
          </w:rPr>
          <w:delText xml:space="preserve"> </w:delText>
        </w:r>
      </w:del>
      <w:commentRangeStart w:id="543"/>
      <w:r w:rsidR="00F64563">
        <w:rPr>
          <w:rFonts w:ascii="Times New Roman" w:hAnsi="Times New Roman" w:cs="Times New Roman"/>
          <w:sz w:val="24"/>
          <w:szCs w:val="24"/>
          <w:lang w:val="en-US"/>
        </w:rPr>
        <w:t xml:space="preserve">To test the utility of </w:t>
      </w:r>
      <w:r w:rsidR="00F64563" w:rsidRPr="00D53020">
        <w:rPr>
          <w:rFonts w:ascii="Times New Roman" w:hAnsi="Times New Roman"/>
          <w:sz w:val="24"/>
          <w:szCs w:val="24"/>
          <w:lang w:val="en-US"/>
        </w:rPr>
        <w:t>12</w:t>
      </w:r>
      <w:r w:rsidR="00F64563" w:rsidRPr="00D53020">
        <w:rPr>
          <w:rFonts w:ascii="Times New Roman" w:hAnsi="Times New Roman" w:cs="Times New Roman"/>
          <w:sz w:val="24"/>
          <w:szCs w:val="24"/>
          <w:lang w:val="en-US"/>
        </w:rPr>
        <w:t>‰</w:t>
      </w:r>
      <w:r w:rsidR="00F64563">
        <w:rPr>
          <w:rFonts w:ascii="Times New Roman" w:hAnsi="Times New Roman" w:cs="Times New Roman"/>
          <w:sz w:val="24"/>
          <w:szCs w:val="24"/>
          <w:lang w:val="en-US"/>
        </w:rPr>
        <w:t xml:space="preserve"> as a mixing model end member, the proportion of observations for </w:t>
      </w:r>
      <w:r w:rsidR="00F64563" w:rsidRPr="00D53020">
        <w:rPr>
          <w:rFonts w:ascii="Times New Roman" w:hAnsi="Times New Roman" w:cs="Times New Roman"/>
          <w:sz w:val="24"/>
          <w:szCs w:val="24"/>
          <w:lang w:val="en-US"/>
        </w:rPr>
        <w:sym w:font="Symbol" w:char="F064"/>
      </w:r>
      <w:r w:rsidR="00F64563" w:rsidRPr="00D53020">
        <w:rPr>
          <w:rFonts w:ascii="Times New Roman" w:hAnsi="Times New Roman" w:cs="Times New Roman"/>
          <w:sz w:val="24"/>
          <w:szCs w:val="24"/>
          <w:vertAlign w:val="superscript"/>
          <w:lang w:val="en-US"/>
        </w:rPr>
        <w:t>15</w:t>
      </w:r>
      <w:r w:rsidR="00F64563" w:rsidRPr="00D53020">
        <w:rPr>
          <w:rFonts w:ascii="Times New Roman" w:hAnsi="Times New Roman" w:cs="Times New Roman"/>
          <w:sz w:val="24"/>
          <w:szCs w:val="24"/>
          <w:lang w:val="en-US"/>
        </w:rPr>
        <w:t>N of NH</w:t>
      </w:r>
      <w:r w:rsidR="00F64563" w:rsidRPr="00D53020">
        <w:rPr>
          <w:rFonts w:ascii="Times New Roman" w:hAnsi="Times New Roman" w:cs="Times New Roman"/>
          <w:sz w:val="24"/>
          <w:szCs w:val="24"/>
          <w:vertAlign w:val="subscript"/>
          <w:lang w:val="en-US"/>
        </w:rPr>
        <w:t>4</w:t>
      </w:r>
      <w:r w:rsidR="00F64563" w:rsidRPr="00D53020">
        <w:rPr>
          <w:rFonts w:ascii="Times New Roman" w:hAnsi="Times New Roman" w:cs="Times New Roman"/>
          <w:sz w:val="24"/>
          <w:szCs w:val="24"/>
          <w:vertAlign w:val="superscript"/>
          <w:lang w:val="en-US"/>
        </w:rPr>
        <w:t>+</w:t>
      </w:r>
      <w:r w:rsidR="00F64563" w:rsidRPr="00D53020">
        <w:rPr>
          <w:rFonts w:ascii="Times New Roman" w:hAnsi="Times New Roman" w:cs="Times New Roman"/>
          <w:sz w:val="24"/>
          <w:szCs w:val="24"/>
          <w:lang w:val="en-US"/>
        </w:rPr>
        <w:t>, NO</w:t>
      </w:r>
      <w:r w:rsidR="00F64563" w:rsidRPr="00D53020">
        <w:rPr>
          <w:rFonts w:ascii="Times New Roman" w:hAnsi="Times New Roman" w:cs="Times New Roman"/>
          <w:sz w:val="24"/>
          <w:szCs w:val="24"/>
          <w:vertAlign w:val="subscript"/>
          <w:lang w:val="en-US"/>
        </w:rPr>
        <w:t>3</w:t>
      </w:r>
      <w:r w:rsidR="00F64563" w:rsidRPr="00D53020">
        <w:rPr>
          <w:rFonts w:ascii="Times New Roman" w:hAnsi="Times New Roman" w:cs="Times New Roman"/>
          <w:sz w:val="24"/>
          <w:szCs w:val="24"/>
          <w:vertAlign w:val="superscript"/>
          <w:lang w:val="en-US"/>
        </w:rPr>
        <w:t>-</w:t>
      </w:r>
      <w:r w:rsidR="00F64563" w:rsidRPr="00D53020">
        <w:rPr>
          <w:rFonts w:ascii="Times New Roman" w:hAnsi="Times New Roman" w:cs="Times New Roman"/>
          <w:sz w:val="24"/>
          <w:szCs w:val="24"/>
          <w:lang w:val="en-US"/>
        </w:rPr>
        <w:t>, and organic nitrogen</w:t>
      </w:r>
      <w:r w:rsidR="00F64563">
        <w:rPr>
          <w:rFonts w:ascii="Times New Roman" w:hAnsi="Times New Roman" w:cs="Times New Roman"/>
          <w:sz w:val="24"/>
          <w:szCs w:val="24"/>
          <w:lang w:val="en-US"/>
        </w:rPr>
        <w:t xml:space="preserve"> that exceeded </w:t>
      </w:r>
      <w:r w:rsidR="00F64563" w:rsidRPr="00D53020">
        <w:rPr>
          <w:rFonts w:ascii="Times New Roman" w:hAnsi="Times New Roman"/>
          <w:sz w:val="24"/>
          <w:szCs w:val="24"/>
          <w:lang w:val="en-US"/>
        </w:rPr>
        <w:t>12</w:t>
      </w:r>
      <w:r w:rsidR="00F64563" w:rsidRPr="00D53020">
        <w:rPr>
          <w:rFonts w:ascii="Times New Roman" w:hAnsi="Times New Roman" w:cs="Times New Roman"/>
          <w:sz w:val="24"/>
          <w:szCs w:val="24"/>
          <w:lang w:val="en-US"/>
        </w:rPr>
        <w:t>‰</w:t>
      </w:r>
      <w:r w:rsidR="00F64563">
        <w:rPr>
          <w:rFonts w:ascii="Times New Roman" w:hAnsi="Times New Roman" w:cs="Times New Roman"/>
          <w:sz w:val="24"/>
          <w:szCs w:val="24"/>
          <w:lang w:val="en-US"/>
        </w:rPr>
        <w:t xml:space="preserve"> was calculated.</w:t>
      </w:r>
      <w:commentRangeEnd w:id="543"/>
      <w:r w:rsidR="009F1E5B">
        <w:rPr>
          <w:rStyle w:val="CommentReference"/>
        </w:rPr>
        <w:commentReference w:id="543"/>
      </w:r>
    </w:p>
    <w:p w14:paraId="40273516" w14:textId="180FA66E" w:rsidR="00A60248" w:rsidRPr="00F74D57" w:rsidRDefault="0093719A" w:rsidP="007243FC">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Results</w:t>
      </w:r>
      <w:r w:rsidR="00A60248">
        <w:rPr>
          <w:rFonts w:ascii="Times New Roman" w:hAnsi="Times New Roman" w:cs="Times New Roman"/>
          <w:sz w:val="24"/>
          <w:szCs w:val="24"/>
          <w:lang w:val="en-US"/>
        </w:rPr>
        <w:t xml:space="preserve"> </w:t>
      </w:r>
    </w:p>
    <w:p w14:paraId="35765EB9" w14:textId="732E2A0D" w:rsidR="00D319EB" w:rsidRPr="00D53020" w:rsidRDefault="00D319EB" w:rsidP="007243FC">
      <w:pPr>
        <w:spacing w:line="480" w:lineRule="auto"/>
        <w:contextualSpacing/>
        <w:rPr>
          <w:rFonts w:ascii="Times New Roman" w:hAnsi="Times New Roman" w:cs="Times New Roman"/>
          <w:i/>
          <w:sz w:val="24"/>
          <w:szCs w:val="24"/>
          <w:lang w:val="en-US"/>
        </w:rPr>
      </w:pPr>
      <w:r w:rsidRPr="00D53020">
        <w:rPr>
          <w:rFonts w:ascii="Times New Roman" w:hAnsi="Times New Roman" w:cs="Times New Roman"/>
          <w:i/>
          <w:sz w:val="24"/>
          <w:szCs w:val="24"/>
          <w:lang w:val="en-US"/>
        </w:rPr>
        <w:t>Effect of salmon enrichment</w:t>
      </w:r>
    </w:p>
    <w:p w14:paraId="548620F8" w14:textId="7E70521D" w:rsidR="00E36894" w:rsidRDefault="00A60248" w:rsidP="009211B5">
      <w:pPr>
        <w:spacing w:line="480" w:lineRule="auto"/>
        <w:ind w:firstLine="720"/>
        <w:contextualSpacing/>
        <w:rPr>
          <w:rFonts w:ascii="Times New Roman" w:hAnsi="Times New Roman" w:cs="Times New Roman"/>
          <w:sz w:val="24"/>
          <w:szCs w:val="24"/>
          <w:lang w:val="en-US"/>
        </w:rPr>
      </w:pPr>
      <w:commentRangeStart w:id="544"/>
      <w:commentRangeStart w:id="545"/>
      <w:r>
        <w:rPr>
          <w:rFonts w:ascii="Times New Roman" w:hAnsi="Times New Roman" w:cs="Times New Roman"/>
          <w:sz w:val="24"/>
          <w:szCs w:val="24"/>
          <w:lang w:val="en-US"/>
        </w:rPr>
        <w:t xml:space="preserve">Multiple response variables indicated relative support for multiple models within the candidate model set (Table 1).  </w:t>
      </w:r>
      <w:commentRangeEnd w:id="544"/>
      <w:r w:rsidR="001603A0">
        <w:rPr>
          <w:rStyle w:val="CommentReference"/>
        </w:rPr>
        <w:commentReference w:id="544"/>
      </w:r>
      <w:r w:rsidR="008F7458">
        <w:rPr>
          <w:rFonts w:ascii="Times New Roman" w:hAnsi="Times New Roman" w:cs="Times New Roman"/>
          <w:sz w:val="24"/>
          <w:szCs w:val="24"/>
          <w:lang w:val="en-US"/>
        </w:rPr>
        <w:t>Given this result, using cumulative weights of models that include</w:t>
      </w:r>
      <w:r w:rsidR="00F64563">
        <w:rPr>
          <w:rFonts w:ascii="Times New Roman" w:hAnsi="Times New Roman" w:cs="Times New Roman"/>
          <w:sz w:val="24"/>
          <w:szCs w:val="24"/>
          <w:lang w:val="en-US"/>
        </w:rPr>
        <w:t xml:space="preserve"> a</w:t>
      </w:r>
      <w:r w:rsidR="008F7458">
        <w:rPr>
          <w:rFonts w:ascii="Times New Roman" w:hAnsi="Times New Roman" w:cs="Times New Roman"/>
          <w:sz w:val="24"/>
          <w:szCs w:val="24"/>
          <w:lang w:val="en-US"/>
        </w:rPr>
        <w:t xml:space="preserve"> certain </w:t>
      </w:r>
      <w:r w:rsidR="00F64563">
        <w:rPr>
          <w:rFonts w:ascii="Times New Roman" w:hAnsi="Times New Roman" w:cs="Times New Roman"/>
          <w:sz w:val="24"/>
          <w:szCs w:val="24"/>
          <w:lang w:val="en-US"/>
        </w:rPr>
        <w:t>parameter</w:t>
      </w:r>
      <w:r w:rsidR="008F7458">
        <w:rPr>
          <w:rFonts w:ascii="Times New Roman" w:hAnsi="Times New Roman" w:cs="Times New Roman"/>
          <w:sz w:val="24"/>
          <w:szCs w:val="24"/>
          <w:lang w:val="en-US"/>
        </w:rPr>
        <w:t xml:space="preserve">, such as a bank effect, is the most useful way to interpret results. </w:t>
      </w:r>
      <w:r w:rsidR="00E36894">
        <w:rPr>
          <w:rFonts w:ascii="Times New Roman" w:hAnsi="Times New Roman" w:cs="Times New Roman"/>
          <w:sz w:val="24"/>
          <w:szCs w:val="24"/>
          <w:lang w:val="en-US"/>
        </w:rPr>
        <w:t>Cumulative weights of 1 indicate strong support within the supported models for the inclusion of a parameter, while cumulative weights of 0 indicate no support.</w:t>
      </w:r>
      <w:commentRangeEnd w:id="545"/>
      <w:r w:rsidR="005B0ECA">
        <w:rPr>
          <w:rStyle w:val="CommentReference"/>
        </w:rPr>
        <w:commentReference w:id="545"/>
      </w:r>
    </w:p>
    <w:p w14:paraId="4BD1FDD3" w14:textId="37094611" w:rsidR="00E40FCE" w:rsidRPr="00D53020" w:rsidRDefault="005B0ECA" w:rsidP="00E36894">
      <w:pPr>
        <w:spacing w:line="480" w:lineRule="auto"/>
        <w:ind w:firstLine="720"/>
        <w:contextualSpacing/>
        <w:rPr>
          <w:rFonts w:ascii="Times New Roman" w:hAnsi="Times New Roman" w:cs="Times New Roman"/>
          <w:sz w:val="24"/>
          <w:szCs w:val="24"/>
          <w:lang w:val="en-US"/>
        </w:rPr>
      </w:pPr>
      <w:ins w:id="546" w:author="Gordon Holtgrieve" w:date="2018-08-23T13:38:00Z">
        <w:r>
          <w:rPr>
            <w:rFonts w:ascii="Times New Roman" w:hAnsi="Times New Roman" w:cs="Times New Roman"/>
            <w:sz w:val="24"/>
            <w:szCs w:val="24"/>
            <w:lang w:val="en-US"/>
          </w:rPr>
          <w:t xml:space="preserve">Start with concentration data and follow with isotopes (which matches the figure).  </w:t>
        </w:r>
      </w:ins>
      <w:r w:rsidR="00A60248">
        <w:rPr>
          <w:rFonts w:ascii="Times New Roman" w:hAnsi="Times New Roman" w:cs="Times New Roman"/>
          <w:sz w:val="24"/>
          <w:szCs w:val="24"/>
          <w:lang w:val="en-US"/>
        </w:rPr>
        <w:t xml:space="preserve">All supported models for </w:t>
      </w:r>
      <w:r w:rsidR="00A60248" w:rsidRPr="00D53020">
        <w:rPr>
          <w:rFonts w:ascii="Times New Roman" w:hAnsi="Times New Roman" w:cs="Times New Roman"/>
          <w:sz w:val="24"/>
          <w:szCs w:val="24"/>
          <w:lang w:val="en-US"/>
        </w:rPr>
        <w:sym w:font="Symbol" w:char="F064"/>
      </w:r>
      <w:r w:rsidR="00A60248" w:rsidRPr="00D53020">
        <w:rPr>
          <w:rFonts w:ascii="Times New Roman" w:hAnsi="Times New Roman" w:cs="Times New Roman"/>
          <w:sz w:val="24"/>
          <w:szCs w:val="24"/>
          <w:vertAlign w:val="superscript"/>
          <w:lang w:val="en-US"/>
        </w:rPr>
        <w:t>15</w:t>
      </w:r>
      <w:r w:rsidR="00A60248" w:rsidRPr="00D53020">
        <w:rPr>
          <w:rFonts w:ascii="Times New Roman" w:hAnsi="Times New Roman" w:cs="Times New Roman"/>
          <w:sz w:val="24"/>
          <w:szCs w:val="24"/>
          <w:lang w:val="en-US"/>
        </w:rPr>
        <w:t>N of NH</w:t>
      </w:r>
      <w:r w:rsidR="00A60248" w:rsidRPr="00D53020">
        <w:rPr>
          <w:rFonts w:ascii="Times New Roman" w:hAnsi="Times New Roman" w:cs="Times New Roman"/>
          <w:sz w:val="24"/>
          <w:szCs w:val="24"/>
          <w:vertAlign w:val="subscript"/>
          <w:lang w:val="en-US"/>
        </w:rPr>
        <w:t>4</w:t>
      </w:r>
      <w:r w:rsidR="00A60248" w:rsidRPr="00D53020">
        <w:rPr>
          <w:rFonts w:ascii="Times New Roman" w:hAnsi="Times New Roman" w:cs="Times New Roman"/>
          <w:sz w:val="24"/>
          <w:szCs w:val="24"/>
          <w:vertAlign w:val="superscript"/>
          <w:lang w:val="en-US"/>
        </w:rPr>
        <w:t>+</w:t>
      </w:r>
      <w:r w:rsidR="00A60248" w:rsidRPr="00D53020">
        <w:rPr>
          <w:rFonts w:ascii="Times New Roman" w:hAnsi="Times New Roman" w:cs="Times New Roman"/>
          <w:sz w:val="24"/>
          <w:szCs w:val="24"/>
          <w:lang w:val="en-US"/>
        </w:rPr>
        <w:t>, NO</w:t>
      </w:r>
      <w:r w:rsidR="00A60248" w:rsidRPr="00D53020">
        <w:rPr>
          <w:rFonts w:ascii="Times New Roman" w:hAnsi="Times New Roman" w:cs="Times New Roman"/>
          <w:sz w:val="24"/>
          <w:szCs w:val="24"/>
          <w:vertAlign w:val="subscript"/>
          <w:lang w:val="en-US"/>
        </w:rPr>
        <w:t>3</w:t>
      </w:r>
      <w:r w:rsidR="00A60248" w:rsidRPr="00D53020">
        <w:rPr>
          <w:rFonts w:ascii="Times New Roman" w:hAnsi="Times New Roman" w:cs="Times New Roman"/>
          <w:sz w:val="24"/>
          <w:szCs w:val="24"/>
          <w:vertAlign w:val="superscript"/>
          <w:lang w:val="en-US"/>
        </w:rPr>
        <w:t>-</w:t>
      </w:r>
      <w:r w:rsidR="00A60248" w:rsidRPr="00D53020">
        <w:rPr>
          <w:rFonts w:ascii="Times New Roman" w:hAnsi="Times New Roman" w:cs="Times New Roman"/>
          <w:sz w:val="24"/>
          <w:szCs w:val="24"/>
          <w:lang w:val="en-US"/>
        </w:rPr>
        <w:t>, and organic nitrogen</w:t>
      </w:r>
      <w:r w:rsidR="00A60248">
        <w:rPr>
          <w:rFonts w:ascii="Times New Roman" w:hAnsi="Times New Roman" w:cs="Times New Roman"/>
          <w:sz w:val="24"/>
          <w:szCs w:val="24"/>
          <w:lang w:val="en-US"/>
        </w:rPr>
        <w:t xml:space="preserve"> include an effect of creek bank with c</w:t>
      </w:r>
      <w:r w:rsidR="009211B5">
        <w:rPr>
          <w:rFonts w:ascii="Times New Roman" w:hAnsi="Times New Roman" w:cs="Times New Roman"/>
          <w:sz w:val="24"/>
          <w:szCs w:val="24"/>
          <w:lang w:val="en-US"/>
        </w:rPr>
        <w:t xml:space="preserve">umulative model weights </w:t>
      </w:r>
      <w:r w:rsidR="00A60248">
        <w:rPr>
          <w:rFonts w:ascii="Times New Roman" w:hAnsi="Times New Roman" w:cs="Times New Roman"/>
          <w:sz w:val="24"/>
          <w:szCs w:val="24"/>
          <w:lang w:val="en-US"/>
        </w:rPr>
        <w:t xml:space="preserve">of 1. All supported models of </w:t>
      </w:r>
      <w:r w:rsidR="00A60248" w:rsidRPr="00A60248">
        <w:rPr>
          <w:rFonts w:ascii="Times New Roman" w:hAnsi="Times New Roman" w:cs="Times New Roman"/>
          <w:sz w:val="24"/>
          <w:szCs w:val="24"/>
          <w:lang w:val="en-US"/>
        </w:rPr>
        <w:t>N</w:t>
      </w:r>
      <w:r w:rsidR="00A60248">
        <w:rPr>
          <w:rFonts w:ascii="Times New Roman" w:hAnsi="Times New Roman" w:cs="Times New Roman"/>
          <w:sz w:val="24"/>
          <w:szCs w:val="24"/>
          <w:lang w:val="en-US"/>
        </w:rPr>
        <w:t>O</w:t>
      </w:r>
      <w:r w:rsidR="00A60248">
        <w:rPr>
          <w:rFonts w:ascii="Times New Roman" w:hAnsi="Times New Roman" w:cs="Times New Roman"/>
          <w:sz w:val="24"/>
          <w:szCs w:val="24"/>
          <w:vertAlign w:val="subscript"/>
          <w:lang w:val="en-US"/>
        </w:rPr>
        <w:t>3</w:t>
      </w:r>
      <w:r w:rsidR="00A60248">
        <w:rPr>
          <w:rFonts w:ascii="Times New Roman" w:hAnsi="Times New Roman" w:cs="Times New Roman"/>
          <w:sz w:val="24"/>
          <w:szCs w:val="24"/>
          <w:vertAlign w:val="superscript"/>
          <w:lang w:val="en-US"/>
        </w:rPr>
        <w:t xml:space="preserve">- </w:t>
      </w:r>
      <w:r w:rsidR="00A60248">
        <w:rPr>
          <w:rFonts w:ascii="Times New Roman" w:hAnsi="Times New Roman" w:cs="Times New Roman"/>
          <w:sz w:val="24"/>
          <w:szCs w:val="24"/>
          <w:lang w:val="en-US"/>
        </w:rPr>
        <w:t>concentration also included a bank effect (Table 2</w:t>
      </w:r>
      <w:r w:rsidR="00F64563">
        <w:rPr>
          <w:rFonts w:ascii="Times New Roman" w:hAnsi="Times New Roman" w:cs="Times New Roman"/>
          <w:sz w:val="24"/>
          <w:szCs w:val="24"/>
          <w:lang w:val="en-US"/>
        </w:rPr>
        <w:t>; Figure 2</w:t>
      </w:r>
      <w:r w:rsidR="00A60248">
        <w:rPr>
          <w:rFonts w:ascii="Times New Roman" w:hAnsi="Times New Roman" w:cs="Times New Roman"/>
          <w:sz w:val="24"/>
          <w:szCs w:val="24"/>
          <w:lang w:val="en-US"/>
        </w:rPr>
        <w:t xml:space="preserve">). Both </w:t>
      </w:r>
      <w:r w:rsidR="00A60248" w:rsidRPr="00A60248">
        <w:rPr>
          <w:rFonts w:ascii="Times New Roman" w:hAnsi="Times New Roman" w:cs="Times New Roman"/>
          <w:sz w:val="24"/>
          <w:szCs w:val="24"/>
          <w:lang w:val="en-US"/>
        </w:rPr>
        <w:t>N</w:t>
      </w:r>
      <w:r w:rsidR="00A60248">
        <w:rPr>
          <w:rFonts w:ascii="Times New Roman" w:hAnsi="Times New Roman" w:cs="Times New Roman"/>
          <w:sz w:val="24"/>
          <w:szCs w:val="24"/>
          <w:lang w:val="en-US"/>
        </w:rPr>
        <w:t>H</w:t>
      </w:r>
      <w:r w:rsidR="00A60248">
        <w:rPr>
          <w:rFonts w:ascii="Times New Roman" w:hAnsi="Times New Roman" w:cs="Times New Roman"/>
          <w:sz w:val="24"/>
          <w:szCs w:val="24"/>
          <w:vertAlign w:val="subscript"/>
          <w:lang w:val="en-US"/>
        </w:rPr>
        <w:t>4</w:t>
      </w:r>
      <w:r w:rsidR="00A60248">
        <w:rPr>
          <w:rFonts w:ascii="Times New Roman" w:hAnsi="Times New Roman" w:cs="Times New Roman"/>
          <w:sz w:val="24"/>
          <w:szCs w:val="24"/>
          <w:vertAlign w:val="superscript"/>
          <w:lang w:val="en-US"/>
        </w:rPr>
        <w:t xml:space="preserve">+ </w:t>
      </w:r>
      <w:r w:rsidR="00A60248">
        <w:rPr>
          <w:rFonts w:ascii="Times New Roman" w:hAnsi="Times New Roman" w:cs="Times New Roman"/>
          <w:sz w:val="24"/>
          <w:szCs w:val="24"/>
          <w:lang w:val="en-US"/>
        </w:rPr>
        <w:t>concentration and net nitrification also had strong support for a bank effect, with cumulative weight</w:t>
      </w:r>
      <w:r w:rsidR="008F7458">
        <w:rPr>
          <w:rFonts w:ascii="Times New Roman" w:hAnsi="Times New Roman" w:cs="Times New Roman"/>
          <w:sz w:val="24"/>
          <w:szCs w:val="24"/>
          <w:lang w:val="en-US"/>
        </w:rPr>
        <w:t xml:space="preserve"> if the bank effect</w:t>
      </w:r>
      <w:r w:rsidR="00A60248">
        <w:rPr>
          <w:rFonts w:ascii="Times New Roman" w:hAnsi="Times New Roman" w:cs="Times New Roman"/>
          <w:sz w:val="24"/>
          <w:szCs w:val="24"/>
          <w:lang w:val="en-US"/>
        </w:rPr>
        <w:t xml:space="preserve"> of 0.88 and 0.82 respectively. There was little model support for a bank effect on </w:t>
      </w:r>
      <w:r w:rsidR="00A60248" w:rsidRPr="00D53020">
        <w:rPr>
          <w:rFonts w:ascii="Times New Roman" w:hAnsi="Times New Roman" w:cs="Times New Roman"/>
          <w:sz w:val="24"/>
          <w:szCs w:val="24"/>
          <w:lang w:val="en-US"/>
        </w:rPr>
        <w:sym w:font="Symbol" w:char="F064"/>
      </w:r>
      <w:r w:rsidR="00A60248" w:rsidRPr="00D53020">
        <w:rPr>
          <w:rFonts w:ascii="Times New Roman" w:hAnsi="Times New Roman" w:cs="Times New Roman"/>
          <w:sz w:val="24"/>
          <w:szCs w:val="24"/>
          <w:vertAlign w:val="superscript"/>
          <w:lang w:val="en-US"/>
        </w:rPr>
        <w:t>1</w:t>
      </w:r>
      <w:r w:rsidR="00A60248">
        <w:rPr>
          <w:rFonts w:ascii="Times New Roman" w:hAnsi="Times New Roman" w:cs="Times New Roman"/>
          <w:sz w:val="24"/>
          <w:szCs w:val="24"/>
          <w:vertAlign w:val="superscript"/>
          <w:lang w:val="en-US"/>
        </w:rPr>
        <w:t>3</w:t>
      </w:r>
      <w:r w:rsidR="00A60248">
        <w:rPr>
          <w:rFonts w:ascii="Times New Roman" w:hAnsi="Times New Roman" w:cs="Times New Roman"/>
          <w:sz w:val="24"/>
          <w:szCs w:val="24"/>
          <w:lang w:val="en-US"/>
        </w:rPr>
        <w:t>C</w:t>
      </w:r>
      <w:r w:rsidR="00A60248" w:rsidRPr="00D53020">
        <w:rPr>
          <w:rFonts w:ascii="Times New Roman" w:hAnsi="Times New Roman" w:cs="Times New Roman"/>
          <w:sz w:val="24"/>
          <w:szCs w:val="24"/>
          <w:lang w:val="en-US"/>
        </w:rPr>
        <w:t xml:space="preserve"> </w:t>
      </w:r>
      <w:r w:rsidR="00A60248">
        <w:rPr>
          <w:rFonts w:ascii="Times New Roman" w:hAnsi="Times New Roman" w:cs="Times New Roman"/>
          <w:sz w:val="24"/>
          <w:szCs w:val="24"/>
          <w:lang w:val="en-US"/>
        </w:rPr>
        <w:t>or net mineralization</w:t>
      </w:r>
      <w:r w:rsidR="008F7458">
        <w:rPr>
          <w:rFonts w:ascii="Times New Roman" w:hAnsi="Times New Roman" w:cs="Times New Roman"/>
          <w:sz w:val="24"/>
          <w:szCs w:val="24"/>
          <w:lang w:val="en-US"/>
        </w:rPr>
        <w:t xml:space="preserve"> (Table 2</w:t>
      </w:r>
      <w:r w:rsidR="00F64563">
        <w:rPr>
          <w:rFonts w:ascii="Times New Roman" w:hAnsi="Times New Roman" w:cs="Times New Roman"/>
          <w:sz w:val="24"/>
          <w:szCs w:val="24"/>
          <w:lang w:val="en-US"/>
        </w:rPr>
        <w:t>; Figure 2</w:t>
      </w:r>
      <w:r w:rsidR="008F7458">
        <w:rPr>
          <w:rFonts w:ascii="Times New Roman" w:hAnsi="Times New Roman" w:cs="Times New Roman"/>
          <w:sz w:val="24"/>
          <w:szCs w:val="24"/>
          <w:lang w:val="en-US"/>
        </w:rPr>
        <w:t>)</w:t>
      </w:r>
      <w:r w:rsidR="00A60248">
        <w:rPr>
          <w:rFonts w:ascii="Times New Roman" w:hAnsi="Times New Roman" w:cs="Times New Roman"/>
          <w:sz w:val="24"/>
          <w:szCs w:val="24"/>
          <w:lang w:val="en-US"/>
        </w:rPr>
        <w:t>.</w:t>
      </w:r>
      <w:ins w:id="547" w:author="Gordon Holtgrieve" w:date="2018-08-23T13:38:00Z">
        <w:r>
          <w:rPr>
            <w:rFonts w:ascii="Times New Roman" w:hAnsi="Times New Roman" w:cs="Times New Roman"/>
            <w:sz w:val="24"/>
            <w:szCs w:val="24"/>
            <w:lang w:val="en-US"/>
          </w:rPr>
          <w:t xml:space="preserve"> **</w:t>
        </w:r>
      </w:ins>
      <w:ins w:id="548" w:author="Gordon Holtgrieve" w:date="2018-08-23T13:40:00Z">
        <w:r>
          <w:rPr>
            <w:rFonts w:ascii="Times New Roman" w:hAnsi="Times New Roman" w:cs="Times New Roman"/>
            <w:sz w:val="24"/>
            <w:szCs w:val="24"/>
            <w:lang w:val="en-US"/>
          </w:rPr>
          <w:t>*</w:t>
        </w:r>
      </w:ins>
      <w:ins w:id="549" w:author="Gordon Holtgrieve" w:date="2018-08-23T13:38:00Z">
        <w:r>
          <w:rPr>
            <w:rFonts w:ascii="Times New Roman" w:hAnsi="Times New Roman" w:cs="Times New Roman"/>
            <w:sz w:val="24"/>
            <w:szCs w:val="24"/>
            <w:lang w:val="en-US"/>
          </w:rPr>
          <w:t>I</w:t>
        </w:r>
      </w:ins>
      <w:ins w:id="550" w:author="Gordon Holtgrieve" w:date="2018-08-23T13:39:00Z">
        <w:r>
          <w:rPr>
            <w:rFonts w:ascii="Times New Roman" w:hAnsi="Times New Roman" w:cs="Times New Roman"/>
            <w:sz w:val="24"/>
            <w:szCs w:val="24"/>
            <w:lang w:val="en-US"/>
          </w:rPr>
          <w:t xml:space="preserve">’m really confused.  I struggle to see an effect in the figures but </w:t>
        </w:r>
      </w:ins>
      <w:ins w:id="551" w:author="Gordon Holtgrieve" w:date="2018-08-23T13:40:00Z">
        <w:r w:rsidR="00930867">
          <w:rPr>
            <w:rFonts w:ascii="Times New Roman" w:hAnsi="Times New Roman" w:cs="Times New Roman"/>
            <w:sz w:val="24"/>
            <w:szCs w:val="24"/>
            <w:lang w:val="en-US"/>
          </w:rPr>
          <w:t>the model results</w:t>
        </w:r>
      </w:ins>
      <w:ins w:id="552" w:author="Gordon Holtgrieve" w:date="2018-08-23T13:39:00Z">
        <w:r w:rsidR="00930867">
          <w:rPr>
            <w:rFonts w:ascii="Times New Roman" w:hAnsi="Times New Roman" w:cs="Times New Roman"/>
            <w:sz w:val="24"/>
            <w:szCs w:val="24"/>
            <w:lang w:val="en-US"/>
          </w:rPr>
          <w:t xml:space="preserve"> seem</w:t>
        </w:r>
        <w:r>
          <w:rPr>
            <w:rFonts w:ascii="Times New Roman" w:hAnsi="Times New Roman" w:cs="Times New Roman"/>
            <w:sz w:val="24"/>
            <w:szCs w:val="24"/>
            <w:lang w:val="en-US"/>
          </w:rPr>
          <w:t xml:space="preserve"> to indicate a “YUGE” effect.  I’m not sure what this effect size thi</w:t>
        </w:r>
      </w:ins>
      <w:ins w:id="553" w:author="Gordon Holtgrieve" w:date="2018-08-23T13:40:00Z">
        <w:r w:rsidR="00FD119E">
          <w:rPr>
            <w:rFonts w:ascii="Times New Roman" w:hAnsi="Times New Roman" w:cs="Times New Roman"/>
            <w:sz w:val="24"/>
            <w:szCs w:val="24"/>
            <w:lang w:val="en-US"/>
          </w:rPr>
          <w:t>ng</w:t>
        </w:r>
      </w:ins>
      <w:ins w:id="554" w:author="Gordon Holtgrieve" w:date="2018-08-23T13:39:00Z">
        <w:r>
          <w:rPr>
            <w:rFonts w:ascii="Times New Roman" w:hAnsi="Times New Roman" w:cs="Times New Roman"/>
            <w:sz w:val="24"/>
            <w:szCs w:val="24"/>
            <w:lang w:val="en-US"/>
          </w:rPr>
          <w:t xml:space="preserve"> is really saying.  Need to chat about it…***</w:t>
        </w:r>
      </w:ins>
    </w:p>
    <w:p w14:paraId="6B91A18A" w14:textId="1D338B06" w:rsidR="00E36894" w:rsidRPr="00E36894" w:rsidRDefault="00E36894" w:rsidP="007243FC">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t xml:space="preserve">Cumulative weights show strong support for a distance effect for </w:t>
      </w:r>
      <w:r w:rsidRPr="00D53020">
        <w:rPr>
          <w:rFonts w:ascii="Times New Roman" w:hAnsi="Times New Roman" w:cs="Times New Roman"/>
          <w:sz w:val="24"/>
          <w:szCs w:val="24"/>
          <w:lang w:val="en-US"/>
        </w:rPr>
        <w:sym w:font="Symbol" w:char="F064"/>
      </w:r>
      <w:r w:rsidRPr="00D53020">
        <w:rPr>
          <w:rFonts w:ascii="Times New Roman" w:hAnsi="Times New Roman" w:cs="Times New Roman"/>
          <w:sz w:val="24"/>
          <w:szCs w:val="24"/>
          <w:vertAlign w:val="superscript"/>
          <w:lang w:val="en-US"/>
        </w:rPr>
        <w:t>15</w:t>
      </w:r>
      <w:r w:rsidRPr="00D53020">
        <w:rPr>
          <w:rFonts w:ascii="Times New Roman" w:hAnsi="Times New Roman" w:cs="Times New Roman"/>
          <w:sz w:val="24"/>
          <w:szCs w:val="24"/>
          <w:lang w:val="en-US"/>
        </w:rPr>
        <w:t>N of NH</w:t>
      </w:r>
      <w:r w:rsidRPr="00D53020">
        <w:rPr>
          <w:rFonts w:ascii="Times New Roman" w:hAnsi="Times New Roman" w:cs="Times New Roman"/>
          <w:sz w:val="24"/>
          <w:szCs w:val="24"/>
          <w:vertAlign w:val="subscript"/>
          <w:lang w:val="en-US"/>
        </w:rPr>
        <w:t>4</w:t>
      </w:r>
      <w:r w:rsidRPr="00D53020">
        <w:rPr>
          <w:rFonts w:ascii="Times New Roman" w:hAnsi="Times New Roman" w:cs="Times New Roman"/>
          <w:sz w:val="24"/>
          <w:szCs w:val="24"/>
          <w:vertAlign w:val="superscript"/>
          <w:lang w:val="en-US"/>
        </w:rPr>
        <w:t>+</w:t>
      </w:r>
      <w:r w:rsidRPr="00D53020">
        <w:rPr>
          <w:rFonts w:ascii="Times New Roman" w:hAnsi="Times New Roman" w:cs="Times New Roman"/>
          <w:sz w:val="24"/>
          <w:szCs w:val="24"/>
          <w:lang w:val="en-US"/>
        </w:rPr>
        <w:t>, NO</w:t>
      </w:r>
      <w:r w:rsidRPr="00D53020">
        <w:rPr>
          <w:rFonts w:ascii="Times New Roman" w:hAnsi="Times New Roman" w:cs="Times New Roman"/>
          <w:sz w:val="24"/>
          <w:szCs w:val="24"/>
          <w:vertAlign w:val="subscript"/>
          <w:lang w:val="en-US"/>
        </w:rPr>
        <w:t>3</w:t>
      </w:r>
      <w:r w:rsidRPr="00D53020">
        <w:rPr>
          <w:rFonts w:ascii="Times New Roman" w:hAnsi="Times New Roman" w:cs="Times New Roman"/>
          <w:sz w:val="24"/>
          <w:szCs w:val="24"/>
          <w:vertAlign w:val="superscript"/>
          <w:lang w:val="en-US"/>
        </w:rPr>
        <w:t>-</w:t>
      </w:r>
      <w:r w:rsidRPr="00D53020">
        <w:rPr>
          <w:rFonts w:ascii="Times New Roman" w:hAnsi="Times New Roman" w:cs="Times New Roman"/>
          <w:sz w:val="24"/>
          <w:szCs w:val="24"/>
          <w:lang w:val="en-US"/>
        </w:rPr>
        <w:t>, and organic nitrogen</w:t>
      </w:r>
      <w:r>
        <w:rPr>
          <w:rFonts w:ascii="Times New Roman" w:hAnsi="Times New Roman" w:cs="Times New Roman"/>
          <w:sz w:val="24"/>
          <w:szCs w:val="24"/>
          <w:lang w:val="en-US"/>
        </w:rPr>
        <w:t xml:space="preserve">, and </w:t>
      </w:r>
      <w:r w:rsidRPr="00D53020">
        <w:rPr>
          <w:rFonts w:ascii="Times New Roman" w:hAnsi="Times New Roman" w:cs="Times New Roman"/>
          <w:sz w:val="24"/>
          <w:szCs w:val="24"/>
          <w:lang w:val="en-US"/>
        </w:rPr>
        <w:sym w:font="Symbol" w:char="F064"/>
      </w:r>
      <w:r w:rsidRPr="00D53020">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xml:space="preserve">C of organic nitrogen. There was also relative support for a </w:t>
      </w:r>
      <w:r>
        <w:rPr>
          <w:rFonts w:ascii="Times New Roman" w:hAnsi="Times New Roman" w:cs="Times New Roman"/>
          <w:sz w:val="24"/>
          <w:szCs w:val="24"/>
          <w:lang w:val="en-US"/>
        </w:rPr>
        <w:lastRenderedPageBreak/>
        <w:t xml:space="preserve">distance effect on </w:t>
      </w:r>
      <w:r w:rsidRPr="00A60248">
        <w:rPr>
          <w:rFonts w:ascii="Times New Roman" w:hAnsi="Times New Roman" w:cs="Times New Roman"/>
          <w:sz w:val="24"/>
          <w:szCs w:val="24"/>
          <w:lang w:val="en-US"/>
        </w:rPr>
        <w:t>N</w:t>
      </w:r>
      <w:r>
        <w:rPr>
          <w:rFonts w:ascii="Times New Roman" w:hAnsi="Times New Roman" w:cs="Times New Roman"/>
          <w:sz w:val="24"/>
          <w:szCs w:val="24"/>
          <w:lang w:val="en-US"/>
        </w:rPr>
        <w:t>H</w:t>
      </w:r>
      <w:r>
        <w:rPr>
          <w:rFonts w:ascii="Times New Roman" w:hAnsi="Times New Roman" w:cs="Times New Roman"/>
          <w:sz w:val="24"/>
          <w:szCs w:val="24"/>
          <w:vertAlign w:val="subscript"/>
          <w:lang w:val="en-US"/>
        </w:rPr>
        <w:t>4</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concentration and net nitrification with weights of 0.70 and 0.72 respectively. Models with relative support did not indicate relative support for a distance effect on net mineralization or NO</w:t>
      </w:r>
      <w:r>
        <w:rPr>
          <w:rFonts w:ascii="Times New Roman" w:hAnsi="Times New Roman" w:cs="Times New Roman"/>
          <w:sz w:val="24"/>
          <w:szCs w:val="24"/>
          <w:vertAlign w:val="subscript"/>
          <w:lang w:val="en-US"/>
        </w:rPr>
        <w:t>3</w:t>
      </w:r>
      <w:r>
        <w:rPr>
          <w:rFonts w:ascii="Times New Roman" w:hAnsi="Times New Roman" w:cs="Times New Roman"/>
          <w:sz w:val="24"/>
          <w:szCs w:val="24"/>
          <w:vertAlign w:val="superscript"/>
          <w:lang w:val="en-US"/>
        </w:rPr>
        <w:t>-</w:t>
      </w:r>
      <w:r w:rsidR="00F64563">
        <w:rPr>
          <w:rFonts w:ascii="Times New Roman" w:hAnsi="Times New Roman" w:cs="Times New Roman"/>
          <w:sz w:val="24"/>
          <w:szCs w:val="24"/>
          <w:lang w:val="en-US"/>
        </w:rPr>
        <w:t xml:space="preserve"> (Table 2; Figure 2).</w:t>
      </w:r>
    </w:p>
    <w:p w14:paraId="78EA5A6B" w14:textId="4F633018" w:rsidR="005A2C4A" w:rsidRPr="00F64563" w:rsidRDefault="0043263F" w:rsidP="00F64563">
      <w:pPr>
        <w:spacing w:line="480" w:lineRule="auto"/>
        <w:ind w:firstLine="720"/>
        <w:contextualSpacing/>
        <w:rPr>
          <w:rFonts w:ascii="Times New Roman" w:hAnsi="Times New Roman"/>
          <w:sz w:val="24"/>
          <w:szCs w:val="24"/>
          <w:lang w:val="en-US"/>
        </w:rPr>
      </w:pPr>
      <w:r>
        <w:rPr>
          <w:rFonts w:ascii="Times New Roman" w:hAnsi="Times New Roman" w:cs="Times New Roman"/>
          <w:sz w:val="24"/>
          <w:szCs w:val="24"/>
          <w:lang w:val="en-US"/>
        </w:rPr>
        <w:t xml:space="preserve">The models with relative support did not indicate an effect of </w:t>
      </w:r>
      <w:commentRangeStart w:id="555"/>
      <w:r>
        <w:rPr>
          <w:rFonts w:ascii="Times New Roman" w:hAnsi="Times New Roman" w:cs="Times New Roman"/>
          <w:sz w:val="24"/>
          <w:szCs w:val="24"/>
          <w:lang w:val="en-US"/>
        </w:rPr>
        <w:t xml:space="preserve">mass of nitrogen </w:t>
      </w:r>
      <w:commentRangeEnd w:id="555"/>
      <w:r w:rsidR="00677078">
        <w:rPr>
          <w:rStyle w:val="CommentReference"/>
        </w:rPr>
        <w:commentReference w:id="555"/>
      </w:r>
      <w:r>
        <w:rPr>
          <w:rFonts w:ascii="Times New Roman" w:hAnsi="Times New Roman" w:cs="Times New Roman"/>
          <w:sz w:val="24"/>
          <w:szCs w:val="24"/>
          <w:lang w:val="en-US"/>
        </w:rPr>
        <w:t xml:space="preserve">on </w:t>
      </w:r>
      <w:r w:rsidRPr="00D53020">
        <w:rPr>
          <w:rFonts w:ascii="Times New Roman" w:hAnsi="Times New Roman" w:cs="Times New Roman"/>
          <w:sz w:val="24"/>
          <w:szCs w:val="24"/>
          <w:lang w:val="en-US"/>
        </w:rPr>
        <w:sym w:font="Symbol" w:char="F064"/>
      </w:r>
      <w:r w:rsidRPr="00D53020">
        <w:rPr>
          <w:rFonts w:ascii="Times New Roman" w:hAnsi="Times New Roman" w:cs="Times New Roman"/>
          <w:sz w:val="24"/>
          <w:szCs w:val="24"/>
          <w:vertAlign w:val="superscript"/>
          <w:lang w:val="en-US"/>
        </w:rPr>
        <w:t>15</w:t>
      </w:r>
      <w:r w:rsidRPr="00D53020">
        <w:rPr>
          <w:rFonts w:ascii="Times New Roman" w:hAnsi="Times New Roman" w:cs="Times New Roman"/>
          <w:sz w:val="24"/>
          <w:szCs w:val="24"/>
          <w:lang w:val="en-US"/>
        </w:rPr>
        <w:t>N of NH</w:t>
      </w:r>
      <w:r w:rsidRPr="00D53020">
        <w:rPr>
          <w:rFonts w:ascii="Times New Roman" w:hAnsi="Times New Roman" w:cs="Times New Roman"/>
          <w:sz w:val="24"/>
          <w:szCs w:val="24"/>
          <w:vertAlign w:val="subscript"/>
          <w:lang w:val="en-US"/>
        </w:rPr>
        <w:t>4</w:t>
      </w:r>
      <w:r w:rsidRPr="00D53020">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 xml:space="preserve"> or organic nitrogen, however</w:t>
      </w:r>
      <w:r w:rsidR="00C64851">
        <w:rPr>
          <w:rFonts w:ascii="Times New Roman" w:hAnsi="Times New Roman" w:cs="Times New Roman"/>
          <w:sz w:val="24"/>
          <w:szCs w:val="24"/>
          <w:lang w:val="en-US"/>
        </w:rPr>
        <w:t xml:space="preserve"> there was strong support for an effect of nitrogen on </w:t>
      </w:r>
      <w:r w:rsidR="00C64851" w:rsidRPr="00D53020">
        <w:rPr>
          <w:rFonts w:ascii="Times New Roman" w:hAnsi="Times New Roman" w:cs="Times New Roman"/>
          <w:sz w:val="24"/>
          <w:szCs w:val="24"/>
          <w:lang w:val="en-US"/>
        </w:rPr>
        <w:sym w:font="Symbol" w:char="F064"/>
      </w:r>
      <w:r w:rsidR="00C64851" w:rsidRPr="00D53020">
        <w:rPr>
          <w:rFonts w:ascii="Times New Roman" w:hAnsi="Times New Roman" w:cs="Times New Roman"/>
          <w:sz w:val="24"/>
          <w:szCs w:val="24"/>
          <w:vertAlign w:val="superscript"/>
          <w:lang w:val="en-US"/>
        </w:rPr>
        <w:t>15</w:t>
      </w:r>
      <w:r w:rsidR="00C64851" w:rsidRPr="00D53020">
        <w:rPr>
          <w:rFonts w:ascii="Times New Roman" w:hAnsi="Times New Roman" w:cs="Times New Roman"/>
          <w:sz w:val="24"/>
          <w:szCs w:val="24"/>
          <w:lang w:val="en-US"/>
        </w:rPr>
        <w:t>N of N</w:t>
      </w:r>
      <w:r w:rsidR="00C64851">
        <w:rPr>
          <w:rFonts w:ascii="Times New Roman" w:hAnsi="Times New Roman" w:cs="Times New Roman"/>
          <w:sz w:val="24"/>
          <w:szCs w:val="24"/>
          <w:lang w:val="en-US"/>
        </w:rPr>
        <w:t>O</w:t>
      </w:r>
      <w:r w:rsidR="00C64851">
        <w:rPr>
          <w:rFonts w:ascii="Times New Roman" w:hAnsi="Times New Roman" w:cs="Times New Roman"/>
          <w:sz w:val="24"/>
          <w:szCs w:val="24"/>
          <w:vertAlign w:val="subscript"/>
          <w:lang w:val="en-US"/>
        </w:rPr>
        <w:t>3</w:t>
      </w:r>
      <w:r w:rsidR="00C64851">
        <w:rPr>
          <w:rFonts w:ascii="Times New Roman" w:hAnsi="Times New Roman" w:cs="Times New Roman"/>
          <w:sz w:val="24"/>
          <w:szCs w:val="24"/>
          <w:vertAlign w:val="superscript"/>
          <w:lang w:val="en-US"/>
        </w:rPr>
        <w:t>-</w:t>
      </w:r>
      <w:r w:rsidR="00C64851">
        <w:rPr>
          <w:rFonts w:ascii="Times New Roman" w:hAnsi="Times New Roman" w:cs="Times New Roman"/>
          <w:sz w:val="24"/>
          <w:szCs w:val="24"/>
          <w:lang w:val="en-US"/>
        </w:rPr>
        <w:t xml:space="preserve"> (Table 2</w:t>
      </w:r>
      <w:r w:rsidR="00F64563">
        <w:rPr>
          <w:rFonts w:ascii="Times New Roman" w:hAnsi="Times New Roman" w:cs="Times New Roman"/>
          <w:sz w:val="24"/>
          <w:szCs w:val="24"/>
          <w:lang w:val="en-US"/>
        </w:rPr>
        <w:t>: Figure 2</w:t>
      </w:r>
      <w:r w:rsidR="00C64851">
        <w:rPr>
          <w:rFonts w:ascii="Times New Roman" w:hAnsi="Times New Roman" w:cs="Times New Roman"/>
          <w:sz w:val="24"/>
          <w:szCs w:val="24"/>
          <w:lang w:val="en-US"/>
        </w:rPr>
        <w:t>).</w:t>
      </w:r>
      <w:r w:rsidR="00F64563">
        <w:rPr>
          <w:rFonts w:ascii="Times New Roman" w:hAnsi="Times New Roman"/>
          <w:sz w:val="24"/>
          <w:szCs w:val="24"/>
          <w:lang w:val="en-US"/>
        </w:rPr>
        <w:t xml:space="preserve"> </w:t>
      </w:r>
      <w:r w:rsidR="005A2C4A" w:rsidRPr="00D53020">
        <w:rPr>
          <w:rFonts w:ascii="Times New Roman" w:hAnsi="Times New Roman"/>
          <w:sz w:val="24"/>
          <w:szCs w:val="24"/>
          <w:lang w:val="en-US"/>
        </w:rPr>
        <w:t xml:space="preserve">It was also observed </w:t>
      </w:r>
      <w:r w:rsidR="005A2C4A" w:rsidRPr="00D53020">
        <w:rPr>
          <w:rFonts w:ascii="Times New Roman" w:hAnsi="Times New Roman"/>
          <w:sz w:val="24"/>
          <w:szCs w:val="24"/>
          <w:lang w:val="en-US"/>
        </w:rPr>
        <w:sym w:font="Symbol" w:char="F064"/>
      </w:r>
      <w:r w:rsidR="005A2C4A" w:rsidRPr="00D53020">
        <w:rPr>
          <w:rFonts w:ascii="Times New Roman" w:hAnsi="Times New Roman"/>
          <w:sz w:val="24"/>
          <w:szCs w:val="24"/>
          <w:vertAlign w:val="superscript"/>
          <w:lang w:val="en-US"/>
        </w:rPr>
        <w:t>15</w:t>
      </w:r>
      <w:r w:rsidR="005A2C4A" w:rsidRPr="00D53020">
        <w:rPr>
          <w:rFonts w:ascii="Times New Roman" w:hAnsi="Times New Roman"/>
          <w:sz w:val="24"/>
          <w:szCs w:val="24"/>
          <w:lang w:val="en-US"/>
        </w:rPr>
        <w:t>N</w:t>
      </w:r>
      <w:r w:rsidR="00FB1E06">
        <w:rPr>
          <w:rFonts w:ascii="Times New Roman" w:hAnsi="Times New Roman"/>
          <w:sz w:val="24"/>
          <w:szCs w:val="24"/>
          <w:lang w:val="en-US"/>
        </w:rPr>
        <w:t xml:space="preserve"> values of</w:t>
      </w:r>
      <w:r w:rsidR="005A2C4A" w:rsidRPr="00D53020">
        <w:rPr>
          <w:rFonts w:ascii="Times New Roman" w:hAnsi="Times New Roman"/>
          <w:sz w:val="24"/>
          <w:szCs w:val="24"/>
          <w:lang w:val="en-US"/>
        </w:rPr>
        <w:t xml:space="preserve"> NH</w:t>
      </w:r>
      <w:r w:rsidR="005A2C4A" w:rsidRPr="00D53020">
        <w:rPr>
          <w:rFonts w:ascii="Times New Roman" w:hAnsi="Times New Roman"/>
          <w:sz w:val="24"/>
          <w:szCs w:val="24"/>
          <w:vertAlign w:val="subscript"/>
          <w:lang w:val="en-US"/>
        </w:rPr>
        <w:t>4</w:t>
      </w:r>
      <w:r w:rsidR="005A2C4A" w:rsidRPr="00D53020">
        <w:rPr>
          <w:rFonts w:ascii="Times New Roman" w:hAnsi="Times New Roman"/>
          <w:sz w:val="24"/>
          <w:szCs w:val="24"/>
          <w:vertAlign w:val="superscript"/>
          <w:lang w:val="en-US"/>
        </w:rPr>
        <w:t>+</w:t>
      </w:r>
      <w:r w:rsidR="00FB1E06">
        <w:rPr>
          <w:rFonts w:ascii="Times New Roman" w:hAnsi="Times New Roman"/>
          <w:sz w:val="24"/>
          <w:szCs w:val="24"/>
          <w:lang w:val="en-US"/>
        </w:rPr>
        <w:t xml:space="preserve"> </w:t>
      </w:r>
      <w:r w:rsidR="005A2C4A" w:rsidRPr="00D53020">
        <w:rPr>
          <w:rFonts w:ascii="Times New Roman" w:hAnsi="Times New Roman"/>
          <w:sz w:val="24"/>
          <w:szCs w:val="24"/>
          <w:lang w:val="en-US"/>
        </w:rPr>
        <w:t>exceeded</w:t>
      </w:r>
      <w:del w:id="556" w:author="Gordon Holtgrieve" w:date="2018-08-23T13:43:00Z">
        <w:r w:rsidR="005A2C4A" w:rsidRPr="00D53020" w:rsidDel="00AB7C0D">
          <w:rPr>
            <w:rFonts w:ascii="Times New Roman" w:hAnsi="Times New Roman"/>
            <w:sz w:val="24"/>
            <w:szCs w:val="24"/>
            <w:lang w:val="en-US"/>
          </w:rPr>
          <w:delText xml:space="preserve"> </w:delText>
        </w:r>
        <w:r w:rsidR="0044562C" w:rsidRPr="00D53020" w:rsidDel="00AB7C0D">
          <w:rPr>
            <w:rFonts w:ascii="Times New Roman" w:hAnsi="Times New Roman"/>
            <w:sz w:val="24"/>
            <w:szCs w:val="24"/>
            <w:lang w:val="en-US"/>
          </w:rPr>
          <w:delText xml:space="preserve">values of salmon or </w:delText>
        </w:r>
      </w:del>
      <w:r w:rsidR="005A2C4A" w:rsidRPr="00D53020">
        <w:rPr>
          <w:rFonts w:ascii="Times New Roman" w:hAnsi="Times New Roman"/>
          <w:sz w:val="24"/>
          <w:szCs w:val="24"/>
          <w:lang w:val="en-US"/>
        </w:rPr>
        <w:t>12</w:t>
      </w:r>
      <w:r w:rsidR="005A2C4A" w:rsidRPr="00D53020">
        <w:rPr>
          <w:rFonts w:ascii="Times New Roman" w:hAnsi="Times New Roman" w:cs="Times New Roman"/>
          <w:sz w:val="24"/>
          <w:szCs w:val="24"/>
          <w:lang w:val="en-US"/>
        </w:rPr>
        <w:t>‰</w:t>
      </w:r>
      <w:r w:rsidR="00AF3BCA">
        <w:rPr>
          <w:rFonts w:ascii="Times New Roman" w:hAnsi="Times New Roman" w:cs="Times New Roman"/>
          <w:sz w:val="24"/>
          <w:szCs w:val="24"/>
          <w:lang w:val="en-US"/>
        </w:rPr>
        <w:t xml:space="preserve"> </w:t>
      </w:r>
      <w:ins w:id="557" w:author="Gordon Holtgrieve" w:date="2018-08-23T13:43:00Z">
        <w:r w:rsidR="00AB7C0D">
          <w:rPr>
            <w:rFonts w:ascii="Times New Roman" w:hAnsi="Times New Roman" w:cs="Times New Roman"/>
            <w:sz w:val="24"/>
            <w:szCs w:val="24"/>
            <w:lang w:val="en-US"/>
          </w:rPr>
          <w:t xml:space="preserve">(the average value of sockeye salmon) </w:t>
        </w:r>
      </w:ins>
      <w:r w:rsidR="00AF3BCA">
        <w:rPr>
          <w:rFonts w:ascii="Times New Roman" w:hAnsi="Times New Roman" w:cs="Times New Roman"/>
          <w:sz w:val="24"/>
          <w:szCs w:val="24"/>
          <w:lang w:val="en-US"/>
        </w:rPr>
        <w:t>for 23% of all observations (n=21)</w:t>
      </w:r>
      <w:r w:rsidR="00FB1E06">
        <w:rPr>
          <w:rFonts w:ascii="Times New Roman" w:hAnsi="Times New Roman" w:cs="Times New Roman"/>
          <w:sz w:val="24"/>
          <w:szCs w:val="24"/>
          <w:lang w:val="en-US"/>
        </w:rPr>
        <w:t>.</w:t>
      </w:r>
      <w:r w:rsidR="00AF3BCA">
        <w:rPr>
          <w:rFonts w:ascii="Times New Roman" w:hAnsi="Times New Roman" w:cs="Times New Roman"/>
          <w:sz w:val="24"/>
          <w:szCs w:val="24"/>
          <w:lang w:val="en-US"/>
        </w:rPr>
        <w:t xml:space="preserve"> Similarly</w:t>
      </w:r>
      <w:ins w:id="558" w:author="Gordon Holtgrieve" w:date="2018-08-23T13:43:00Z">
        <w:r w:rsidR="0069299F">
          <w:rPr>
            <w:rFonts w:ascii="Times New Roman" w:hAnsi="Times New Roman" w:cs="Times New Roman"/>
            <w:sz w:val="24"/>
            <w:szCs w:val="24"/>
            <w:lang w:val="en-US"/>
          </w:rPr>
          <w:t>,</w:t>
        </w:r>
      </w:ins>
      <w:r w:rsidR="00AF3BCA">
        <w:rPr>
          <w:rFonts w:ascii="Times New Roman" w:hAnsi="Times New Roman" w:cs="Times New Roman"/>
          <w:sz w:val="24"/>
          <w:szCs w:val="24"/>
          <w:lang w:val="en-US"/>
        </w:rPr>
        <w:t xml:space="preserve"> </w:t>
      </w:r>
      <w:r w:rsidR="00AF3BCA" w:rsidRPr="00D53020">
        <w:rPr>
          <w:rFonts w:ascii="Times New Roman" w:hAnsi="Times New Roman"/>
          <w:sz w:val="24"/>
          <w:szCs w:val="24"/>
          <w:lang w:val="en-US"/>
        </w:rPr>
        <w:sym w:font="Symbol" w:char="F064"/>
      </w:r>
      <w:r w:rsidR="00AF3BCA" w:rsidRPr="00D53020">
        <w:rPr>
          <w:rFonts w:ascii="Times New Roman" w:hAnsi="Times New Roman"/>
          <w:sz w:val="24"/>
          <w:szCs w:val="24"/>
          <w:vertAlign w:val="superscript"/>
          <w:lang w:val="en-US"/>
        </w:rPr>
        <w:t>15</w:t>
      </w:r>
      <w:r w:rsidR="00AF3BCA" w:rsidRPr="00D53020">
        <w:rPr>
          <w:rFonts w:ascii="Times New Roman" w:hAnsi="Times New Roman"/>
          <w:sz w:val="24"/>
          <w:szCs w:val="24"/>
          <w:lang w:val="en-US"/>
        </w:rPr>
        <w:t>N</w:t>
      </w:r>
      <w:r w:rsidR="00AF3BCA">
        <w:rPr>
          <w:rFonts w:ascii="Times New Roman" w:hAnsi="Times New Roman"/>
          <w:sz w:val="24"/>
          <w:szCs w:val="24"/>
          <w:lang w:val="en-US"/>
        </w:rPr>
        <w:t xml:space="preserve"> values of</w:t>
      </w:r>
      <w:r w:rsidR="00AF3BCA" w:rsidRPr="00D53020">
        <w:rPr>
          <w:rFonts w:ascii="Times New Roman" w:hAnsi="Times New Roman"/>
          <w:sz w:val="24"/>
          <w:szCs w:val="24"/>
          <w:lang w:val="en-US"/>
        </w:rPr>
        <w:t xml:space="preserve"> N</w:t>
      </w:r>
      <w:r w:rsidR="00AF3BCA">
        <w:rPr>
          <w:rFonts w:ascii="Times New Roman" w:hAnsi="Times New Roman"/>
          <w:sz w:val="24"/>
          <w:szCs w:val="24"/>
          <w:lang w:val="en-US"/>
        </w:rPr>
        <w:t>O</w:t>
      </w:r>
      <w:r w:rsidR="00AF3BCA">
        <w:rPr>
          <w:rFonts w:ascii="Times New Roman" w:hAnsi="Times New Roman"/>
          <w:sz w:val="24"/>
          <w:szCs w:val="24"/>
          <w:vertAlign w:val="subscript"/>
          <w:lang w:val="en-US"/>
        </w:rPr>
        <w:t>3</w:t>
      </w:r>
      <w:r w:rsidR="00AF3BCA">
        <w:rPr>
          <w:rFonts w:ascii="Times New Roman" w:hAnsi="Times New Roman"/>
          <w:sz w:val="24"/>
          <w:szCs w:val="24"/>
          <w:vertAlign w:val="superscript"/>
          <w:lang w:val="en-US"/>
        </w:rPr>
        <w:t>-</w:t>
      </w:r>
      <w:r w:rsidR="00AF3BCA">
        <w:rPr>
          <w:rFonts w:ascii="Times New Roman" w:hAnsi="Times New Roman"/>
          <w:sz w:val="24"/>
          <w:szCs w:val="24"/>
          <w:lang w:val="en-US"/>
        </w:rPr>
        <w:t xml:space="preserve"> </w:t>
      </w:r>
      <w:r w:rsidR="00AF3BCA" w:rsidRPr="00D53020">
        <w:rPr>
          <w:rFonts w:ascii="Times New Roman" w:hAnsi="Times New Roman"/>
          <w:sz w:val="24"/>
          <w:szCs w:val="24"/>
          <w:lang w:val="en-US"/>
        </w:rPr>
        <w:t xml:space="preserve">exceeded values of salmon </w:t>
      </w:r>
      <w:del w:id="559" w:author="Gordon Holtgrieve" w:date="2018-08-23T13:41:00Z">
        <w:r w:rsidR="00AF3BCA" w:rsidDel="00677078">
          <w:rPr>
            <w:rFonts w:ascii="Times New Roman" w:hAnsi="Times New Roman"/>
            <w:sz w:val="24"/>
            <w:szCs w:val="24"/>
            <w:lang w:val="en-US"/>
          </w:rPr>
          <w:delText xml:space="preserve"> </w:delText>
        </w:r>
      </w:del>
      <w:r w:rsidR="00AF3BCA">
        <w:rPr>
          <w:rFonts w:ascii="Times New Roman" w:hAnsi="Times New Roman"/>
          <w:sz w:val="24"/>
          <w:szCs w:val="24"/>
          <w:lang w:val="en-US"/>
        </w:rPr>
        <w:t xml:space="preserve">for 21% of all observations (n=19). There </w:t>
      </w:r>
      <w:proofErr w:type="gramStart"/>
      <w:r w:rsidR="00AF3BCA">
        <w:rPr>
          <w:rFonts w:ascii="Times New Roman" w:hAnsi="Times New Roman"/>
          <w:sz w:val="24"/>
          <w:szCs w:val="24"/>
          <w:lang w:val="en-US"/>
        </w:rPr>
        <w:t>were</w:t>
      </w:r>
      <w:proofErr w:type="gramEnd"/>
      <w:r w:rsidR="00AF3BCA">
        <w:rPr>
          <w:rFonts w:ascii="Times New Roman" w:hAnsi="Times New Roman"/>
          <w:sz w:val="24"/>
          <w:szCs w:val="24"/>
          <w:lang w:val="en-US"/>
        </w:rPr>
        <w:t xml:space="preserve"> no observation of </w:t>
      </w:r>
      <w:r w:rsidR="00AF3BCA" w:rsidRPr="00D53020">
        <w:rPr>
          <w:rFonts w:ascii="Times New Roman" w:hAnsi="Times New Roman"/>
          <w:sz w:val="24"/>
          <w:szCs w:val="24"/>
          <w:lang w:val="en-US"/>
        </w:rPr>
        <w:sym w:font="Symbol" w:char="F064"/>
      </w:r>
      <w:r w:rsidR="00AF3BCA" w:rsidRPr="00D53020">
        <w:rPr>
          <w:rFonts w:ascii="Times New Roman" w:hAnsi="Times New Roman"/>
          <w:sz w:val="24"/>
          <w:szCs w:val="24"/>
          <w:vertAlign w:val="superscript"/>
          <w:lang w:val="en-US"/>
        </w:rPr>
        <w:t>15</w:t>
      </w:r>
      <w:r w:rsidR="00AF3BCA" w:rsidRPr="00D53020">
        <w:rPr>
          <w:rFonts w:ascii="Times New Roman" w:hAnsi="Times New Roman"/>
          <w:sz w:val="24"/>
          <w:szCs w:val="24"/>
          <w:lang w:val="en-US"/>
        </w:rPr>
        <w:t>N</w:t>
      </w:r>
      <w:r w:rsidR="00AF3BCA">
        <w:rPr>
          <w:rFonts w:ascii="Times New Roman" w:hAnsi="Times New Roman"/>
          <w:sz w:val="24"/>
          <w:szCs w:val="24"/>
          <w:lang w:val="en-US"/>
        </w:rPr>
        <w:t xml:space="preserve"> of </w:t>
      </w:r>
      <w:commentRangeStart w:id="560"/>
      <w:r w:rsidR="00AF3BCA">
        <w:rPr>
          <w:rFonts w:ascii="Times New Roman" w:hAnsi="Times New Roman"/>
          <w:sz w:val="24"/>
          <w:szCs w:val="24"/>
          <w:lang w:val="en-US"/>
        </w:rPr>
        <w:t xml:space="preserve">organic </w:t>
      </w:r>
      <w:commentRangeEnd w:id="560"/>
      <w:r w:rsidR="00677078">
        <w:rPr>
          <w:rStyle w:val="CommentReference"/>
        </w:rPr>
        <w:commentReference w:id="560"/>
      </w:r>
      <w:r w:rsidR="00AF3BCA">
        <w:rPr>
          <w:rFonts w:ascii="Times New Roman" w:hAnsi="Times New Roman"/>
          <w:sz w:val="24"/>
          <w:szCs w:val="24"/>
          <w:lang w:val="en-US"/>
        </w:rPr>
        <w:t xml:space="preserve">nitrogen values exceeding </w:t>
      </w:r>
      <w:r w:rsidR="00AF3BCA" w:rsidRPr="00D53020">
        <w:rPr>
          <w:rFonts w:ascii="Times New Roman" w:hAnsi="Times New Roman"/>
          <w:sz w:val="24"/>
          <w:szCs w:val="24"/>
          <w:lang w:val="en-US"/>
        </w:rPr>
        <w:t>12</w:t>
      </w:r>
      <w:r w:rsidR="00AF3BCA" w:rsidRPr="00D53020">
        <w:rPr>
          <w:rFonts w:ascii="Times New Roman" w:hAnsi="Times New Roman" w:cs="Times New Roman"/>
          <w:sz w:val="24"/>
          <w:szCs w:val="24"/>
          <w:lang w:val="en-US"/>
        </w:rPr>
        <w:t>‰</w:t>
      </w:r>
      <w:r w:rsidR="00AF3BCA">
        <w:rPr>
          <w:rFonts w:ascii="Times New Roman" w:hAnsi="Times New Roman" w:cs="Times New Roman"/>
          <w:sz w:val="24"/>
          <w:szCs w:val="24"/>
          <w:lang w:val="en-US"/>
        </w:rPr>
        <w:t>.</w:t>
      </w:r>
    </w:p>
    <w:p w14:paraId="62364618" w14:textId="77777777" w:rsidR="002D1EFC" w:rsidRDefault="002D1EFC" w:rsidP="007243FC">
      <w:pPr>
        <w:spacing w:line="480" w:lineRule="auto"/>
        <w:contextualSpacing/>
        <w:rPr>
          <w:ins w:id="561" w:author="Gordon Holtgrieve" w:date="2018-08-23T13:47:00Z"/>
          <w:rFonts w:ascii="Times New Roman" w:hAnsi="Times New Roman" w:cs="Times New Roman"/>
          <w:b/>
          <w:sz w:val="24"/>
          <w:szCs w:val="24"/>
          <w:lang w:val="en-US"/>
        </w:rPr>
      </w:pPr>
    </w:p>
    <w:p w14:paraId="129ECB94" w14:textId="31F944CD" w:rsidR="00145E53" w:rsidRPr="00D53020" w:rsidRDefault="00145E53" w:rsidP="007243FC">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Discussion</w:t>
      </w:r>
    </w:p>
    <w:p w14:paraId="1D1AE3F2" w14:textId="63371307" w:rsidR="00B050C0" w:rsidRPr="00D53020" w:rsidRDefault="00B050C0" w:rsidP="00B050C0">
      <w:pPr>
        <w:spacing w:line="480" w:lineRule="auto"/>
        <w:ind w:firstLine="720"/>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These results confirmed the presence of MDN in soils</w:t>
      </w:r>
      <w:r w:rsidR="00A77DD9" w:rsidRPr="00D53020">
        <w:rPr>
          <w:rFonts w:ascii="Times New Roman" w:hAnsi="Times New Roman" w:cs="Times New Roman"/>
          <w:sz w:val="24"/>
          <w:szCs w:val="24"/>
          <w:lang w:val="en-US"/>
        </w:rPr>
        <w:t xml:space="preserve"> and that salmon enrichment increases nitrogen concentration in soils</w:t>
      </w:r>
      <w:r w:rsidR="007579C5">
        <w:rPr>
          <w:rFonts w:ascii="Times New Roman" w:hAnsi="Times New Roman" w:cs="Times New Roman"/>
          <w:sz w:val="24"/>
          <w:szCs w:val="24"/>
          <w:lang w:val="en-US"/>
        </w:rPr>
        <w:t>. Models with relative support demonstrated the salmon enriched bank had</w:t>
      </w:r>
      <w:r w:rsidRPr="00D53020">
        <w:rPr>
          <w:rFonts w:ascii="Times New Roman" w:hAnsi="Times New Roman" w:cs="Times New Roman"/>
          <w:sz w:val="24"/>
          <w:szCs w:val="24"/>
          <w:lang w:val="en-US"/>
        </w:rPr>
        <w:t xml:space="preserve"> elevated total nitro</w:t>
      </w:r>
      <w:r w:rsidR="00A04158">
        <w:rPr>
          <w:rFonts w:ascii="Times New Roman" w:hAnsi="Times New Roman" w:cs="Times New Roman"/>
          <w:sz w:val="24"/>
          <w:szCs w:val="24"/>
          <w:lang w:val="en-US"/>
        </w:rPr>
        <w:t xml:space="preserve">gen concentration and </w:t>
      </w:r>
      <w:r w:rsidR="00F64563">
        <w:rPr>
          <w:rFonts w:ascii="Times New Roman" w:hAnsi="Times New Roman" w:cs="Times New Roman"/>
          <w:sz w:val="24"/>
          <w:szCs w:val="24"/>
          <w:lang w:val="en-US"/>
        </w:rPr>
        <w:t>all three tested nitrogen pools (</w:t>
      </w:r>
      <w:r w:rsidR="00F64563" w:rsidRPr="00D53020">
        <w:rPr>
          <w:rFonts w:ascii="Times New Roman" w:hAnsi="Times New Roman"/>
          <w:sz w:val="24"/>
          <w:szCs w:val="24"/>
          <w:lang w:val="en-US"/>
        </w:rPr>
        <w:t>NH</w:t>
      </w:r>
      <w:r w:rsidR="00F64563" w:rsidRPr="00D53020">
        <w:rPr>
          <w:rFonts w:ascii="Times New Roman" w:hAnsi="Times New Roman"/>
          <w:sz w:val="24"/>
          <w:szCs w:val="24"/>
          <w:vertAlign w:val="subscript"/>
          <w:lang w:val="en-US"/>
        </w:rPr>
        <w:t>4</w:t>
      </w:r>
      <w:r w:rsidR="00F64563" w:rsidRPr="00D53020">
        <w:rPr>
          <w:rFonts w:ascii="Times New Roman" w:hAnsi="Times New Roman"/>
          <w:sz w:val="24"/>
          <w:szCs w:val="24"/>
          <w:vertAlign w:val="superscript"/>
          <w:lang w:val="en-US"/>
        </w:rPr>
        <w:t>+</w:t>
      </w:r>
      <w:r w:rsidR="00F64563">
        <w:rPr>
          <w:rFonts w:ascii="Times New Roman" w:hAnsi="Times New Roman"/>
          <w:sz w:val="24"/>
          <w:szCs w:val="24"/>
          <w:lang w:val="en-US"/>
        </w:rPr>
        <w:t xml:space="preserve">, </w:t>
      </w:r>
      <w:r w:rsidR="00F64563" w:rsidRPr="00D53020">
        <w:rPr>
          <w:rFonts w:ascii="Times New Roman" w:hAnsi="Times New Roman"/>
          <w:sz w:val="24"/>
          <w:szCs w:val="24"/>
          <w:lang w:val="en-US"/>
        </w:rPr>
        <w:t>NH</w:t>
      </w:r>
      <w:r w:rsidR="00F64563">
        <w:rPr>
          <w:rFonts w:ascii="Times New Roman" w:hAnsi="Times New Roman"/>
          <w:sz w:val="24"/>
          <w:szCs w:val="24"/>
          <w:vertAlign w:val="subscript"/>
          <w:lang w:val="en-US"/>
        </w:rPr>
        <w:t>3</w:t>
      </w:r>
      <w:r w:rsidR="00F64563">
        <w:rPr>
          <w:rFonts w:ascii="Times New Roman" w:hAnsi="Times New Roman"/>
          <w:sz w:val="24"/>
          <w:szCs w:val="24"/>
          <w:vertAlign w:val="superscript"/>
          <w:lang w:val="en-US"/>
        </w:rPr>
        <w:t>-</w:t>
      </w:r>
      <w:r w:rsidR="00F64563">
        <w:rPr>
          <w:rFonts w:ascii="Times New Roman" w:hAnsi="Times New Roman"/>
          <w:sz w:val="24"/>
          <w:szCs w:val="24"/>
          <w:lang w:val="en-US"/>
        </w:rPr>
        <w:t>, and organic nitrogen) had</w:t>
      </w:r>
      <w:r w:rsidR="00F64563">
        <w:rPr>
          <w:rFonts w:ascii="Times New Roman" w:hAnsi="Times New Roman" w:cs="Times New Roman"/>
          <w:sz w:val="24"/>
          <w:szCs w:val="24"/>
          <w:lang w:val="en-US"/>
        </w:rPr>
        <w:t xml:space="preserve"> </w:t>
      </w:r>
      <w:r w:rsidRPr="00D53020">
        <w:rPr>
          <w:rFonts w:ascii="Times New Roman" w:hAnsi="Times New Roman" w:cs="Times New Roman"/>
          <w:sz w:val="24"/>
          <w:szCs w:val="24"/>
          <w:lang w:val="en-US"/>
        </w:rPr>
        <w:t xml:space="preserve">enriched </w:t>
      </w:r>
      <w:r w:rsidRPr="00D53020">
        <w:rPr>
          <w:rFonts w:ascii="Times New Roman" w:hAnsi="Times New Roman"/>
          <w:sz w:val="24"/>
          <w:szCs w:val="24"/>
          <w:lang w:val="en-US"/>
        </w:rPr>
        <w:sym w:font="Symbol" w:char="F064"/>
      </w:r>
      <w:r w:rsidRPr="00D53020">
        <w:rPr>
          <w:rFonts w:ascii="Times New Roman" w:hAnsi="Times New Roman"/>
          <w:sz w:val="24"/>
          <w:szCs w:val="24"/>
          <w:vertAlign w:val="superscript"/>
          <w:lang w:val="en-US"/>
        </w:rPr>
        <w:t>15</w:t>
      </w:r>
      <w:r w:rsidRPr="00D53020">
        <w:rPr>
          <w:rFonts w:ascii="Times New Roman" w:hAnsi="Times New Roman"/>
          <w:sz w:val="24"/>
          <w:szCs w:val="24"/>
          <w:lang w:val="en-US"/>
        </w:rPr>
        <w:t>N</w:t>
      </w:r>
      <w:r w:rsidR="00A77DD9" w:rsidRPr="00D53020">
        <w:rPr>
          <w:rFonts w:ascii="Times New Roman" w:hAnsi="Times New Roman"/>
          <w:sz w:val="24"/>
          <w:szCs w:val="24"/>
          <w:lang w:val="en-US"/>
        </w:rPr>
        <w:t xml:space="preserve">. Given soils were sampled prior to the return of salmon for the year, these results indicate elevated nitrogen and </w:t>
      </w:r>
      <w:r w:rsidR="00A77DD9" w:rsidRPr="00D53020">
        <w:rPr>
          <w:rFonts w:ascii="Times New Roman" w:hAnsi="Times New Roman"/>
          <w:sz w:val="24"/>
          <w:szCs w:val="24"/>
          <w:lang w:val="en-US"/>
        </w:rPr>
        <w:sym w:font="Symbol" w:char="F064"/>
      </w:r>
      <w:r w:rsidR="00A77DD9" w:rsidRPr="00D53020">
        <w:rPr>
          <w:rFonts w:ascii="Times New Roman" w:hAnsi="Times New Roman"/>
          <w:sz w:val="24"/>
          <w:szCs w:val="24"/>
          <w:vertAlign w:val="superscript"/>
          <w:lang w:val="en-US"/>
        </w:rPr>
        <w:t>15</w:t>
      </w:r>
      <w:r w:rsidR="00A77DD9" w:rsidRPr="00D53020">
        <w:rPr>
          <w:rFonts w:ascii="Times New Roman" w:hAnsi="Times New Roman"/>
          <w:sz w:val="24"/>
          <w:szCs w:val="24"/>
          <w:lang w:val="en-US"/>
        </w:rPr>
        <w:t xml:space="preserve">N persist through the winter and are available even when salmon are not present in the system. </w:t>
      </w:r>
      <w:r w:rsidR="0060027D" w:rsidRPr="00D53020">
        <w:rPr>
          <w:rFonts w:ascii="Times New Roman" w:hAnsi="Times New Roman"/>
          <w:sz w:val="24"/>
          <w:szCs w:val="24"/>
          <w:lang w:val="en-US"/>
        </w:rPr>
        <w:sym w:font="Symbol" w:char="F064"/>
      </w:r>
      <w:r w:rsidR="0060027D" w:rsidRPr="00D53020">
        <w:rPr>
          <w:rFonts w:ascii="Times New Roman" w:hAnsi="Times New Roman"/>
          <w:sz w:val="24"/>
          <w:szCs w:val="24"/>
          <w:vertAlign w:val="superscript"/>
          <w:lang w:val="en-US"/>
        </w:rPr>
        <w:t>15</w:t>
      </w:r>
      <w:r w:rsidR="0060027D" w:rsidRPr="00D53020">
        <w:rPr>
          <w:rFonts w:ascii="Times New Roman" w:hAnsi="Times New Roman"/>
          <w:sz w:val="24"/>
          <w:szCs w:val="24"/>
          <w:lang w:val="en-US"/>
        </w:rPr>
        <w:t xml:space="preserve">N was the most enriched at 3m from the edge of the enriched edge and with distance, indicating the presence of MDN is somewhat localized to areas where salmon carcasses are placed. </w:t>
      </w:r>
    </w:p>
    <w:p w14:paraId="39FA9FD2" w14:textId="616E6D71" w:rsidR="005F1C32" w:rsidRPr="00D53020" w:rsidRDefault="005F1C32"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A77DD9" w:rsidRPr="00D53020">
        <w:rPr>
          <w:rFonts w:ascii="Times New Roman" w:hAnsi="Times New Roman" w:cs="Times New Roman"/>
          <w:sz w:val="24"/>
          <w:szCs w:val="24"/>
          <w:lang w:val="en-US"/>
        </w:rPr>
        <w:t>Despite increased total nitrogen concentration, f</w:t>
      </w:r>
      <w:r w:rsidR="00E65EB2" w:rsidRPr="00D53020">
        <w:rPr>
          <w:rFonts w:ascii="Times New Roman" w:hAnsi="Times New Roman" w:cs="Times New Roman"/>
          <w:sz w:val="24"/>
          <w:szCs w:val="24"/>
          <w:lang w:val="en-US"/>
        </w:rPr>
        <w:t xml:space="preserve">ertilization from salmon carcasses did not increase </w:t>
      </w:r>
      <w:r w:rsidR="00C24396">
        <w:rPr>
          <w:rFonts w:ascii="Times New Roman" w:hAnsi="Times New Roman" w:cs="Times New Roman"/>
          <w:sz w:val="24"/>
          <w:szCs w:val="24"/>
          <w:lang w:val="en-US"/>
        </w:rPr>
        <w:t xml:space="preserve">all </w:t>
      </w:r>
      <w:r w:rsidR="00E65EB2" w:rsidRPr="00D53020">
        <w:rPr>
          <w:rFonts w:ascii="Times New Roman" w:hAnsi="Times New Roman" w:cs="Times New Roman"/>
          <w:sz w:val="24"/>
          <w:szCs w:val="24"/>
          <w:lang w:val="en-US"/>
        </w:rPr>
        <w:t xml:space="preserve">plant available nitrogen pools </w:t>
      </w:r>
      <w:r w:rsidR="0008354B" w:rsidRPr="00D53020">
        <w:rPr>
          <w:rFonts w:ascii="Times New Roman" w:hAnsi="Times New Roman" w:cs="Times New Roman"/>
          <w:sz w:val="24"/>
          <w:szCs w:val="24"/>
          <w:lang w:val="en-US"/>
        </w:rPr>
        <w:t xml:space="preserve">and transformation rates </w:t>
      </w:r>
      <w:r w:rsidR="00E65EB2" w:rsidRPr="00D53020">
        <w:rPr>
          <w:rFonts w:ascii="Times New Roman" w:hAnsi="Times New Roman" w:cs="Times New Roman"/>
          <w:sz w:val="24"/>
          <w:szCs w:val="24"/>
          <w:lang w:val="en-US"/>
        </w:rPr>
        <w:t xml:space="preserve">during peak vegetative growing </w:t>
      </w:r>
      <w:r w:rsidR="00DD2AE2" w:rsidRPr="00D53020">
        <w:rPr>
          <w:rFonts w:ascii="Times New Roman" w:hAnsi="Times New Roman" w:cs="Times New Roman"/>
          <w:sz w:val="24"/>
          <w:szCs w:val="24"/>
          <w:lang w:val="en-US"/>
        </w:rPr>
        <w:t>season</w:t>
      </w:r>
      <w:r w:rsidR="00E65EB2" w:rsidRPr="00D53020">
        <w:rPr>
          <w:rFonts w:ascii="Times New Roman" w:hAnsi="Times New Roman" w:cs="Times New Roman"/>
          <w:sz w:val="24"/>
          <w:szCs w:val="24"/>
          <w:lang w:val="en-US"/>
        </w:rPr>
        <w:t>.</w:t>
      </w:r>
      <w:r w:rsidR="00CD35B3" w:rsidRPr="00D53020">
        <w:rPr>
          <w:rFonts w:ascii="Times New Roman" w:hAnsi="Times New Roman" w:cs="Times New Roman"/>
          <w:sz w:val="24"/>
          <w:szCs w:val="24"/>
          <w:lang w:val="en-US"/>
        </w:rPr>
        <w:t xml:space="preserve"> </w:t>
      </w:r>
      <w:r w:rsidR="0008354B" w:rsidRPr="00D53020">
        <w:rPr>
          <w:rFonts w:ascii="Times New Roman" w:hAnsi="Times New Roman" w:cs="Times New Roman"/>
          <w:sz w:val="24"/>
          <w:szCs w:val="24"/>
          <w:lang w:val="en-US"/>
        </w:rPr>
        <w:t>Given v</w:t>
      </w:r>
      <w:r w:rsidR="00DD2AE2" w:rsidRPr="00D53020">
        <w:rPr>
          <w:rFonts w:ascii="Times New Roman" w:hAnsi="Times New Roman" w:cs="Times New Roman"/>
          <w:sz w:val="24"/>
          <w:szCs w:val="24"/>
          <w:lang w:val="en-US"/>
        </w:rPr>
        <w:t>egetation incorporates the largest quantities of nitrogen during the growing season</w:t>
      </w:r>
      <w:r w:rsidR="0008354B" w:rsidRPr="00D53020">
        <w:rPr>
          <w:rFonts w:ascii="Times New Roman" w:hAnsi="Times New Roman" w:cs="Times New Roman"/>
          <w:sz w:val="24"/>
          <w:szCs w:val="24"/>
          <w:lang w:val="en-US"/>
        </w:rPr>
        <w:t>,</w:t>
      </w:r>
      <w:r w:rsidR="00DD2AE2" w:rsidRPr="00D53020">
        <w:rPr>
          <w:rFonts w:ascii="Times New Roman" w:hAnsi="Times New Roman" w:cs="Times New Roman"/>
          <w:sz w:val="24"/>
          <w:szCs w:val="24"/>
          <w:lang w:val="en-US"/>
        </w:rPr>
        <w:t xml:space="preserve"> </w:t>
      </w:r>
      <w:r w:rsidR="0008354B" w:rsidRPr="00D53020">
        <w:rPr>
          <w:rFonts w:ascii="Times New Roman" w:hAnsi="Times New Roman" w:cs="Times New Roman"/>
          <w:sz w:val="24"/>
          <w:szCs w:val="24"/>
          <w:lang w:val="en-US"/>
        </w:rPr>
        <w:t xml:space="preserve">these results indicate long term fertilization does not increase nitrogen sources that are seasonally accessible to plants. </w:t>
      </w:r>
      <w:r w:rsidR="00397463" w:rsidRPr="00D53020">
        <w:rPr>
          <w:rFonts w:ascii="Times New Roman" w:hAnsi="Times New Roman" w:cs="Times New Roman"/>
          <w:sz w:val="24"/>
          <w:szCs w:val="24"/>
          <w:lang w:val="en-US"/>
        </w:rPr>
        <w:t xml:space="preserve">While </w:t>
      </w:r>
      <w:r w:rsidR="00C24396">
        <w:rPr>
          <w:rFonts w:ascii="Times New Roman" w:hAnsi="Times New Roman" w:cs="Times New Roman"/>
          <w:sz w:val="24"/>
          <w:szCs w:val="24"/>
          <w:lang w:val="en-US"/>
        </w:rPr>
        <w:t xml:space="preserve">models with relative support indicate </w:t>
      </w:r>
      <w:r w:rsidR="00397463" w:rsidRPr="00D53020">
        <w:rPr>
          <w:rFonts w:ascii="Times New Roman" w:hAnsi="Times New Roman" w:cs="Times New Roman"/>
          <w:sz w:val="24"/>
          <w:szCs w:val="24"/>
          <w:lang w:val="en-US"/>
        </w:rPr>
        <w:t>carcass</w:t>
      </w:r>
      <w:r w:rsidR="00C24396">
        <w:rPr>
          <w:rFonts w:ascii="Times New Roman" w:hAnsi="Times New Roman" w:cs="Times New Roman"/>
          <w:sz w:val="24"/>
          <w:szCs w:val="24"/>
          <w:lang w:val="en-US"/>
        </w:rPr>
        <w:t xml:space="preserve"> fertilization</w:t>
      </w:r>
      <w:r w:rsidR="001C0973" w:rsidRPr="00D53020">
        <w:rPr>
          <w:rFonts w:ascii="Times New Roman" w:hAnsi="Times New Roman" w:cs="Times New Roman"/>
          <w:sz w:val="24"/>
          <w:szCs w:val="24"/>
          <w:lang w:val="en-US"/>
        </w:rPr>
        <w:t xml:space="preserve"> increase</w:t>
      </w:r>
      <w:r w:rsidR="00C24396">
        <w:rPr>
          <w:rFonts w:ascii="Times New Roman" w:hAnsi="Times New Roman" w:cs="Times New Roman"/>
          <w:sz w:val="24"/>
          <w:szCs w:val="24"/>
          <w:lang w:val="en-US"/>
        </w:rPr>
        <w:t>s net nitrification,</w:t>
      </w:r>
      <w:r w:rsidR="001C0973" w:rsidRPr="00D53020">
        <w:rPr>
          <w:rFonts w:ascii="Times New Roman" w:hAnsi="Times New Roman" w:cs="Times New Roman"/>
          <w:sz w:val="24"/>
          <w:szCs w:val="24"/>
          <w:lang w:val="en-US"/>
        </w:rPr>
        <w:t xml:space="preserve"> </w:t>
      </w:r>
      <w:r w:rsidR="00C24396">
        <w:rPr>
          <w:rFonts w:ascii="Times New Roman" w:hAnsi="Times New Roman" w:cs="Times New Roman"/>
          <w:sz w:val="24"/>
          <w:szCs w:val="24"/>
          <w:lang w:val="en-US"/>
        </w:rPr>
        <w:t xml:space="preserve">and </w:t>
      </w:r>
      <w:r w:rsidR="001C0973" w:rsidRPr="00D53020">
        <w:rPr>
          <w:rFonts w:ascii="Times New Roman" w:hAnsi="Times New Roman"/>
          <w:sz w:val="24"/>
          <w:szCs w:val="24"/>
          <w:lang w:val="en-US"/>
        </w:rPr>
        <w:t>NH</w:t>
      </w:r>
      <w:r w:rsidR="001C0973" w:rsidRPr="00D53020">
        <w:rPr>
          <w:rFonts w:ascii="Times New Roman" w:hAnsi="Times New Roman"/>
          <w:sz w:val="24"/>
          <w:szCs w:val="24"/>
          <w:vertAlign w:val="subscript"/>
          <w:lang w:val="en-US"/>
        </w:rPr>
        <w:t>4</w:t>
      </w:r>
      <w:r w:rsidR="001C0973" w:rsidRPr="00D53020">
        <w:rPr>
          <w:rFonts w:ascii="Times New Roman" w:hAnsi="Times New Roman"/>
          <w:sz w:val="24"/>
          <w:szCs w:val="24"/>
          <w:vertAlign w:val="superscript"/>
          <w:lang w:val="en-US"/>
        </w:rPr>
        <w:t>+</w:t>
      </w:r>
      <w:r w:rsidR="001C0973" w:rsidRPr="00D53020">
        <w:rPr>
          <w:rFonts w:ascii="Times New Roman" w:hAnsi="Times New Roman"/>
          <w:sz w:val="24"/>
          <w:szCs w:val="24"/>
          <w:lang w:val="en-US"/>
        </w:rPr>
        <w:t xml:space="preserve"> and NO</w:t>
      </w:r>
      <w:r w:rsidR="001C0973" w:rsidRPr="00D53020">
        <w:rPr>
          <w:rFonts w:ascii="Times New Roman" w:hAnsi="Times New Roman"/>
          <w:sz w:val="24"/>
          <w:szCs w:val="24"/>
          <w:vertAlign w:val="subscript"/>
          <w:lang w:val="en-US"/>
        </w:rPr>
        <w:t>3</w:t>
      </w:r>
      <w:r w:rsidR="001C0973" w:rsidRPr="00D53020">
        <w:rPr>
          <w:rFonts w:ascii="Times New Roman" w:hAnsi="Times New Roman"/>
          <w:sz w:val="24"/>
          <w:szCs w:val="24"/>
          <w:vertAlign w:val="superscript"/>
          <w:lang w:val="en-US"/>
        </w:rPr>
        <w:t>-</w:t>
      </w:r>
      <w:r w:rsidR="001C0973" w:rsidRPr="00D53020">
        <w:rPr>
          <w:rFonts w:ascii="Times New Roman" w:hAnsi="Times New Roman"/>
          <w:sz w:val="24"/>
          <w:szCs w:val="24"/>
          <w:lang w:val="en-US"/>
        </w:rPr>
        <w:t xml:space="preserve"> </w:t>
      </w:r>
      <w:r w:rsidR="00C24396">
        <w:rPr>
          <w:rFonts w:ascii="Times New Roman" w:hAnsi="Times New Roman"/>
          <w:sz w:val="24"/>
          <w:szCs w:val="24"/>
          <w:lang w:val="en-US"/>
        </w:rPr>
        <w:t xml:space="preserve">, they did not demonstrate </w:t>
      </w:r>
      <w:r w:rsidR="00C24396">
        <w:rPr>
          <w:rFonts w:ascii="Times New Roman" w:hAnsi="Times New Roman"/>
          <w:sz w:val="24"/>
          <w:szCs w:val="24"/>
          <w:lang w:val="en-US"/>
        </w:rPr>
        <w:lastRenderedPageBreak/>
        <w:t xml:space="preserve">carcass fertilization increases net mineralization rates. </w:t>
      </w:r>
      <w:r w:rsidR="00A136FF" w:rsidRPr="00D53020">
        <w:rPr>
          <w:rFonts w:ascii="Times New Roman" w:hAnsi="Times New Roman"/>
          <w:sz w:val="24"/>
          <w:szCs w:val="24"/>
          <w:lang w:val="en-US"/>
        </w:rPr>
        <w:t xml:space="preserve">While vegetation in salmon enriched areas may demonstrate elevated stable isotope signatures, this reflects the presence of MDN </w:t>
      </w:r>
      <w:r w:rsidR="00A77DD9" w:rsidRPr="00D53020">
        <w:rPr>
          <w:rFonts w:ascii="Times New Roman" w:hAnsi="Times New Roman"/>
          <w:sz w:val="24"/>
          <w:szCs w:val="24"/>
          <w:lang w:val="en-US"/>
        </w:rPr>
        <w:t xml:space="preserve">and not </w:t>
      </w:r>
      <w:r w:rsidR="0060027D" w:rsidRPr="00D53020">
        <w:rPr>
          <w:rFonts w:ascii="Times New Roman" w:hAnsi="Times New Roman"/>
          <w:sz w:val="24"/>
          <w:szCs w:val="24"/>
          <w:lang w:val="en-US"/>
        </w:rPr>
        <w:t xml:space="preserve">necessarily </w:t>
      </w:r>
      <w:r w:rsidR="00A77DD9" w:rsidRPr="00D53020">
        <w:rPr>
          <w:rFonts w:ascii="Times New Roman" w:hAnsi="Times New Roman"/>
          <w:sz w:val="24"/>
          <w:szCs w:val="24"/>
          <w:lang w:val="en-US"/>
        </w:rPr>
        <w:t>the</w:t>
      </w:r>
      <w:r w:rsidR="00A136FF" w:rsidRPr="00D53020">
        <w:rPr>
          <w:rFonts w:ascii="Times New Roman" w:hAnsi="Times New Roman"/>
          <w:sz w:val="24"/>
          <w:szCs w:val="24"/>
          <w:lang w:val="en-US"/>
        </w:rPr>
        <w:t xml:space="preserve"> </w:t>
      </w:r>
      <w:r w:rsidR="0060027D" w:rsidRPr="00D53020">
        <w:rPr>
          <w:rFonts w:ascii="Times New Roman" w:hAnsi="Times New Roman"/>
          <w:sz w:val="24"/>
          <w:szCs w:val="24"/>
          <w:lang w:val="en-US"/>
        </w:rPr>
        <w:t xml:space="preserve">contributions MDN has made to </w:t>
      </w:r>
      <w:r w:rsidR="0044562C" w:rsidRPr="00D53020">
        <w:rPr>
          <w:rFonts w:ascii="Times New Roman" w:hAnsi="Times New Roman"/>
          <w:sz w:val="24"/>
          <w:szCs w:val="24"/>
          <w:lang w:val="en-US"/>
        </w:rPr>
        <w:t>vegetation</w:t>
      </w:r>
      <w:r w:rsidR="0060027D" w:rsidRPr="00D53020">
        <w:rPr>
          <w:rFonts w:ascii="Times New Roman" w:hAnsi="Times New Roman"/>
          <w:sz w:val="24"/>
          <w:szCs w:val="24"/>
          <w:lang w:val="en-US"/>
        </w:rPr>
        <w:t xml:space="preserve">. </w:t>
      </w:r>
    </w:p>
    <w:p w14:paraId="1B1658DA" w14:textId="765D2690" w:rsidR="00A00D5E" w:rsidRPr="00657BE5" w:rsidRDefault="00E65EB2"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t xml:space="preserve">Stable isotope </w:t>
      </w:r>
      <w:r w:rsidR="0044562C" w:rsidRPr="00D53020">
        <w:rPr>
          <w:rFonts w:ascii="Times New Roman" w:hAnsi="Times New Roman" w:cs="Times New Roman"/>
          <w:sz w:val="24"/>
          <w:szCs w:val="24"/>
          <w:lang w:val="en-US"/>
        </w:rPr>
        <w:t>measurements</w:t>
      </w:r>
      <w:r w:rsidRPr="00D53020">
        <w:rPr>
          <w:rFonts w:ascii="Times New Roman" w:hAnsi="Times New Roman" w:cs="Times New Roman"/>
          <w:sz w:val="24"/>
          <w:szCs w:val="24"/>
          <w:lang w:val="en-US"/>
        </w:rPr>
        <w:t xml:space="preserve"> of inorganic nitrogen sources had </w:t>
      </w:r>
      <w:r w:rsidR="00A77DD9" w:rsidRPr="00D53020">
        <w:rPr>
          <w:rFonts w:ascii="Times New Roman" w:hAnsi="Times New Roman" w:cs="Times New Roman"/>
          <w:sz w:val="24"/>
          <w:szCs w:val="24"/>
          <w:lang w:val="en-US"/>
        </w:rPr>
        <w:t>values that</w:t>
      </w:r>
      <w:r w:rsidRPr="00D53020">
        <w:rPr>
          <w:rFonts w:ascii="Times New Roman" w:hAnsi="Times New Roman" w:cs="Times New Roman"/>
          <w:sz w:val="24"/>
          <w:szCs w:val="24"/>
          <w:lang w:val="en-US"/>
        </w:rPr>
        <w:t xml:space="preserve"> exceed</w:t>
      </w:r>
      <w:r w:rsidR="00A77DD9" w:rsidRPr="00D53020">
        <w:rPr>
          <w:rFonts w:ascii="Times New Roman" w:hAnsi="Times New Roman" w:cs="Times New Roman"/>
          <w:sz w:val="24"/>
          <w:szCs w:val="24"/>
          <w:lang w:val="en-US"/>
        </w:rPr>
        <w:t>ed</w:t>
      </w:r>
      <w:r w:rsidRPr="00D53020">
        <w:rPr>
          <w:rFonts w:ascii="Times New Roman" w:hAnsi="Times New Roman" w:cs="Times New Roman"/>
          <w:sz w:val="24"/>
          <w:szCs w:val="24"/>
          <w:lang w:val="en-US"/>
        </w:rPr>
        <w:t xml:space="preserve"> salmon </w:t>
      </w:r>
      <w:r w:rsidR="00A136FF" w:rsidRPr="00D53020">
        <w:rPr>
          <w:rFonts w:ascii="Times New Roman" w:hAnsi="Times New Roman" w:cs="Times New Roman"/>
          <w:sz w:val="24"/>
          <w:szCs w:val="24"/>
          <w:lang w:val="en-US"/>
        </w:rPr>
        <w:t xml:space="preserve">stable isotope </w:t>
      </w:r>
      <w:r w:rsidR="005A2C4A" w:rsidRPr="00D53020">
        <w:rPr>
          <w:rFonts w:ascii="Times New Roman" w:hAnsi="Times New Roman" w:cs="Times New Roman"/>
          <w:sz w:val="24"/>
          <w:szCs w:val="24"/>
          <w:lang w:val="en-US"/>
        </w:rPr>
        <w:t xml:space="preserve">end members </w:t>
      </w:r>
      <w:r w:rsidR="00A136FF" w:rsidRPr="00D53020">
        <w:rPr>
          <w:rFonts w:ascii="Times New Roman" w:hAnsi="Times New Roman" w:cs="Times New Roman"/>
          <w:sz w:val="24"/>
          <w:szCs w:val="24"/>
          <w:lang w:val="en-US"/>
        </w:rPr>
        <w:t xml:space="preserve">commonly </w:t>
      </w:r>
      <w:r w:rsidR="005A2C4A" w:rsidRPr="00D53020">
        <w:rPr>
          <w:rFonts w:ascii="Times New Roman" w:hAnsi="Times New Roman" w:cs="Times New Roman"/>
          <w:sz w:val="24"/>
          <w:szCs w:val="24"/>
          <w:lang w:val="en-US"/>
        </w:rPr>
        <w:t xml:space="preserve">used in </w:t>
      </w:r>
      <w:r w:rsidR="00A136FF" w:rsidRPr="00D53020">
        <w:rPr>
          <w:rFonts w:ascii="Times New Roman" w:hAnsi="Times New Roman" w:cs="Times New Roman"/>
          <w:sz w:val="24"/>
          <w:szCs w:val="24"/>
          <w:lang w:val="en-US"/>
        </w:rPr>
        <w:t xml:space="preserve">plant MDN </w:t>
      </w:r>
      <w:r w:rsidR="005A2C4A" w:rsidRPr="00D53020">
        <w:rPr>
          <w:rFonts w:ascii="Times New Roman" w:hAnsi="Times New Roman" w:cs="Times New Roman"/>
          <w:sz w:val="24"/>
          <w:szCs w:val="24"/>
          <w:lang w:val="en-US"/>
        </w:rPr>
        <w:t>mixing models.</w:t>
      </w:r>
      <w:r w:rsidR="00A136FF" w:rsidRPr="00D53020">
        <w:rPr>
          <w:rFonts w:ascii="Times New Roman" w:hAnsi="Times New Roman" w:cs="Times New Roman"/>
          <w:sz w:val="24"/>
          <w:szCs w:val="24"/>
          <w:lang w:val="en-US"/>
        </w:rPr>
        <w:t xml:space="preserve"> This indicates soil nitrogen pathways can enrich stable isotope values</w:t>
      </w:r>
      <w:r w:rsidR="00657BE5">
        <w:rPr>
          <w:rFonts w:ascii="Times New Roman" w:hAnsi="Times New Roman" w:cs="Times New Roman"/>
          <w:sz w:val="24"/>
          <w:szCs w:val="24"/>
          <w:lang w:val="en-US"/>
        </w:rPr>
        <w:t xml:space="preserve"> beyond their organic input</w:t>
      </w:r>
      <w:r w:rsidR="00731823">
        <w:rPr>
          <w:rFonts w:ascii="Times New Roman" w:hAnsi="Times New Roman" w:cs="Times New Roman"/>
          <w:sz w:val="24"/>
          <w:szCs w:val="24"/>
          <w:lang w:val="en-US"/>
        </w:rPr>
        <w:t>s</w:t>
      </w:r>
      <w:r w:rsidR="00A136FF" w:rsidRPr="00D53020">
        <w:rPr>
          <w:rFonts w:ascii="Times New Roman" w:hAnsi="Times New Roman" w:cs="Times New Roman"/>
          <w:sz w:val="24"/>
          <w:szCs w:val="24"/>
          <w:lang w:val="en-US"/>
        </w:rPr>
        <w:t>.</w:t>
      </w:r>
      <w:r w:rsidR="00731823">
        <w:rPr>
          <w:rFonts w:ascii="Times New Roman" w:hAnsi="Times New Roman" w:cs="Times New Roman"/>
          <w:sz w:val="24"/>
          <w:szCs w:val="24"/>
          <w:lang w:val="en-US"/>
        </w:rPr>
        <w:t xml:space="preserve"> While our results did indicate an effect of salmon enrichment on </w:t>
      </w:r>
      <w:r w:rsidR="00731823" w:rsidRPr="00D53020">
        <w:rPr>
          <w:rFonts w:ascii="Times New Roman" w:hAnsi="Times New Roman"/>
          <w:sz w:val="24"/>
          <w:szCs w:val="24"/>
          <w:lang w:val="en-US"/>
        </w:rPr>
        <w:sym w:font="Symbol" w:char="F064"/>
      </w:r>
      <w:r w:rsidR="00731823" w:rsidRPr="00D53020">
        <w:rPr>
          <w:rFonts w:ascii="Times New Roman" w:hAnsi="Times New Roman"/>
          <w:sz w:val="24"/>
          <w:szCs w:val="24"/>
          <w:vertAlign w:val="superscript"/>
          <w:lang w:val="en-US"/>
        </w:rPr>
        <w:t>15</w:t>
      </w:r>
      <w:r w:rsidR="00731823" w:rsidRPr="00D53020">
        <w:rPr>
          <w:rFonts w:ascii="Times New Roman" w:hAnsi="Times New Roman"/>
          <w:sz w:val="24"/>
          <w:szCs w:val="24"/>
          <w:lang w:val="en-US"/>
        </w:rPr>
        <w:t>N</w:t>
      </w:r>
      <w:r w:rsidR="00731823">
        <w:rPr>
          <w:rFonts w:ascii="Times New Roman" w:hAnsi="Times New Roman"/>
          <w:sz w:val="24"/>
          <w:szCs w:val="24"/>
          <w:lang w:val="en-US"/>
        </w:rPr>
        <w:t xml:space="preserve"> of</w:t>
      </w:r>
      <w:r w:rsidR="00731823" w:rsidRPr="00D53020">
        <w:rPr>
          <w:rFonts w:ascii="Times New Roman" w:hAnsi="Times New Roman"/>
          <w:sz w:val="24"/>
          <w:szCs w:val="24"/>
          <w:lang w:val="en-US"/>
        </w:rPr>
        <w:t xml:space="preserve"> NH</w:t>
      </w:r>
      <w:r w:rsidR="00731823" w:rsidRPr="00D53020">
        <w:rPr>
          <w:rFonts w:ascii="Times New Roman" w:hAnsi="Times New Roman"/>
          <w:sz w:val="24"/>
          <w:szCs w:val="24"/>
          <w:vertAlign w:val="subscript"/>
          <w:lang w:val="en-US"/>
        </w:rPr>
        <w:t>4</w:t>
      </w:r>
      <w:r w:rsidR="00731823" w:rsidRPr="00D53020">
        <w:rPr>
          <w:rFonts w:ascii="Times New Roman" w:hAnsi="Times New Roman"/>
          <w:sz w:val="24"/>
          <w:szCs w:val="24"/>
          <w:vertAlign w:val="superscript"/>
          <w:lang w:val="en-US"/>
        </w:rPr>
        <w:t>+</w:t>
      </w:r>
      <w:r w:rsidR="00731823">
        <w:rPr>
          <w:rFonts w:ascii="Times New Roman" w:hAnsi="Times New Roman"/>
          <w:sz w:val="24"/>
          <w:szCs w:val="24"/>
          <w:lang w:val="en-US"/>
        </w:rPr>
        <w:t xml:space="preserve"> and </w:t>
      </w:r>
      <w:r w:rsidR="00731823" w:rsidRPr="00D53020">
        <w:rPr>
          <w:rFonts w:ascii="Times New Roman" w:hAnsi="Times New Roman"/>
          <w:sz w:val="24"/>
          <w:szCs w:val="24"/>
          <w:lang w:val="en-US"/>
        </w:rPr>
        <w:t>N</w:t>
      </w:r>
      <w:r w:rsidR="00731823">
        <w:rPr>
          <w:rFonts w:ascii="Times New Roman" w:hAnsi="Times New Roman"/>
          <w:sz w:val="24"/>
          <w:szCs w:val="24"/>
          <w:lang w:val="en-US"/>
        </w:rPr>
        <w:t>O</w:t>
      </w:r>
      <w:r w:rsidR="00731823">
        <w:rPr>
          <w:rFonts w:ascii="Times New Roman" w:hAnsi="Times New Roman"/>
          <w:sz w:val="24"/>
          <w:szCs w:val="24"/>
          <w:vertAlign w:val="subscript"/>
          <w:lang w:val="en-US"/>
        </w:rPr>
        <w:t>3</w:t>
      </w:r>
      <w:r w:rsidR="00731823">
        <w:rPr>
          <w:rFonts w:ascii="Times New Roman" w:hAnsi="Times New Roman"/>
          <w:sz w:val="24"/>
          <w:szCs w:val="24"/>
          <w:vertAlign w:val="superscript"/>
          <w:lang w:val="en-US"/>
        </w:rPr>
        <w:t>-</w:t>
      </w:r>
      <w:r w:rsidR="00731823">
        <w:rPr>
          <w:rFonts w:ascii="Times New Roman" w:hAnsi="Times New Roman" w:cs="Times New Roman"/>
          <w:sz w:val="24"/>
          <w:szCs w:val="24"/>
          <w:lang w:val="en-US"/>
        </w:rPr>
        <w:t xml:space="preserve">, observations also excided the </w:t>
      </w:r>
      <w:r w:rsidR="00731823" w:rsidRPr="00D53020">
        <w:rPr>
          <w:rFonts w:ascii="Times New Roman" w:hAnsi="Times New Roman"/>
          <w:sz w:val="24"/>
          <w:szCs w:val="24"/>
          <w:lang w:val="en-US"/>
        </w:rPr>
        <w:sym w:font="Symbol" w:char="F064"/>
      </w:r>
      <w:r w:rsidR="00731823" w:rsidRPr="00D53020">
        <w:rPr>
          <w:rFonts w:ascii="Times New Roman" w:hAnsi="Times New Roman"/>
          <w:sz w:val="24"/>
          <w:szCs w:val="24"/>
          <w:vertAlign w:val="superscript"/>
          <w:lang w:val="en-US"/>
        </w:rPr>
        <w:t>15</w:t>
      </w:r>
      <w:r w:rsidR="00731823" w:rsidRPr="00D53020">
        <w:rPr>
          <w:rFonts w:ascii="Times New Roman" w:hAnsi="Times New Roman"/>
          <w:sz w:val="24"/>
          <w:szCs w:val="24"/>
          <w:lang w:val="en-US"/>
        </w:rPr>
        <w:t>N</w:t>
      </w:r>
      <w:r w:rsidR="00731823">
        <w:rPr>
          <w:rFonts w:ascii="Times New Roman" w:hAnsi="Times New Roman"/>
          <w:sz w:val="24"/>
          <w:szCs w:val="24"/>
          <w:lang w:val="en-US"/>
        </w:rPr>
        <w:t xml:space="preserve"> of organic nitrogen in the soil demonstrating fractionation is likely occurring through microbial pathways.</w:t>
      </w:r>
      <w:r w:rsidR="00A136FF" w:rsidRPr="00D53020">
        <w:rPr>
          <w:rFonts w:ascii="Times New Roman" w:hAnsi="Times New Roman" w:cs="Times New Roman"/>
          <w:sz w:val="24"/>
          <w:szCs w:val="24"/>
          <w:lang w:val="en-US"/>
        </w:rPr>
        <w:t xml:space="preserve"> As a result, using a mixing model end member of </w:t>
      </w:r>
      <w:r w:rsidR="00A136FF" w:rsidRPr="00D53020">
        <w:rPr>
          <w:rFonts w:ascii="Times New Roman" w:hAnsi="Times New Roman"/>
          <w:sz w:val="24"/>
          <w:szCs w:val="24"/>
          <w:lang w:val="en-US"/>
        </w:rPr>
        <w:t>12</w:t>
      </w:r>
      <w:r w:rsidR="00A136FF" w:rsidRPr="00D53020">
        <w:rPr>
          <w:rFonts w:ascii="Times New Roman" w:hAnsi="Times New Roman" w:cs="Times New Roman"/>
          <w:sz w:val="24"/>
          <w:szCs w:val="24"/>
          <w:lang w:val="en-US"/>
        </w:rPr>
        <w:t xml:space="preserve">‰ to represent a nitrogen signature 100% derived from salmon is inaccurate, as under some circumstances plant available nitrogen pools </w:t>
      </w:r>
      <w:r w:rsidR="00A77DD9" w:rsidRPr="00D53020">
        <w:rPr>
          <w:rFonts w:ascii="Times New Roman" w:hAnsi="Times New Roman" w:cs="Times New Roman"/>
          <w:sz w:val="24"/>
          <w:szCs w:val="24"/>
          <w:lang w:val="en-US"/>
        </w:rPr>
        <w:t xml:space="preserve">can </w:t>
      </w:r>
      <w:r w:rsidR="00A136FF" w:rsidRPr="00D53020">
        <w:rPr>
          <w:rFonts w:ascii="Times New Roman" w:hAnsi="Times New Roman" w:cs="Times New Roman"/>
          <w:sz w:val="24"/>
          <w:szCs w:val="24"/>
          <w:lang w:val="en-US"/>
        </w:rPr>
        <w:t xml:space="preserve">exceed that value. </w:t>
      </w:r>
      <w:r w:rsidR="00B050C0" w:rsidRPr="00D53020">
        <w:rPr>
          <w:rFonts w:ascii="Times New Roman" w:hAnsi="Times New Roman" w:cs="Times New Roman"/>
          <w:sz w:val="24"/>
          <w:szCs w:val="24"/>
          <w:lang w:val="en-US"/>
        </w:rPr>
        <w:t>This demonstrates incorporating isotopic enrichment associated with nitrogen transformations in soils is important and necessary to accurately assess the contributions of MDN to plants. If these transformations are not considered, it is likely calculations may overstate the importance of MDN to plants.</w:t>
      </w:r>
      <w:r w:rsidR="00A57176" w:rsidRPr="00D53020">
        <w:rPr>
          <w:rFonts w:ascii="Times New Roman" w:hAnsi="Times New Roman" w:cs="Times New Roman"/>
          <w:sz w:val="24"/>
          <w:szCs w:val="24"/>
          <w:lang w:val="en-US"/>
        </w:rPr>
        <w:t xml:space="preserve"> </w:t>
      </w:r>
      <w:r w:rsidR="00657BE5">
        <w:rPr>
          <w:rFonts w:ascii="Times New Roman" w:hAnsi="Times New Roman" w:cs="Times New Roman"/>
          <w:sz w:val="24"/>
          <w:szCs w:val="24"/>
          <w:lang w:val="en-US"/>
        </w:rPr>
        <w:t>Understanding the relative importance of all plant available nitrogen pools, including NH</w:t>
      </w:r>
      <w:r w:rsidR="00657BE5">
        <w:rPr>
          <w:rFonts w:ascii="Times New Roman" w:hAnsi="Times New Roman" w:cs="Times New Roman"/>
          <w:sz w:val="24"/>
          <w:szCs w:val="24"/>
          <w:vertAlign w:val="subscript"/>
          <w:lang w:val="en-US"/>
        </w:rPr>
        <w:t>4</w:t>
      </w:r>
      <w:r w:rsidR="00657BE5">
        <w:rPr>
          <w:rFonts w:ascii="Times New Roman" w:hAnsi="Times New Roman" w:cs="Times New Roman"/>
          <w:sz w:val="24"/>
          <w:szCs w:val="24"/>
          <w:vertAlign w:val="superscript"/>
          <w:lang w:val="en-US"/>
        </w:rPr>
        <w:t>+</w:t>
      </w:r>
      <w:r w:rsidR="00657BE5">
        <w:rPr>
          <w:rFonts w:ascii="Times New Roman" w:hAnsi="Times New Roman" w:cs="Times New Roman"/>
          <w:sz w:val="24"/>
          <w:szCs w:val="24"/>
          <w:lang w:val="en-US"/>
        </w:rPr>
        <w:t>, NO</w:t>
      </w:r>
      <w:r w:rsidR="00657BE5">
        <w:rPr>
          <w:rFonts w:ascii="Times New Roman" w:hAnsi="Times New Roman" w:cs="Times New Roman"/>
          <w:sz w:val="24"/>
          <w:szCs w:val="24"/>
          <w:vertAlign w:val="subscript"/>
          <w:lang w:val="en-US"/>
        </w:rPr>
        <w:t>3</w:t>
      </w:r>
      <w:r w:rsidR="00657BE5">
        <w:rPr>
          <w:rFonts w:ascii="Times New Roman" w:hAnsi="Times New Roman" w:cs="Times New Roman"/>
          <w:sz w:val="24"/>
          <w:szCs w:val="24"/>
          <w:vertAlign w:val="superscript"/>
          <w:lang w:val="en-US"/>
        </w:rPr>
        <w:t>-</w:t>
      </w:r>
      <w:r w:rsidR="00657BE5">
        <w:rPr>
          <w:rFonts w:ascii="Times New Roman" w:hAnsi="Times New Roman" w:cs="Times New Roman"/>
          <w:sz w:val="24"/>
          <w:szCs w:val="24"/>
          <w:lang w:val="en-US"/>
        </w:rPr>
        <w:t xml:space="preserve"> and amino acids, and their corresponding isotope signature will be important for determining accurate mixing model end members and thus contributions of MDN to terrestrial vegetation. </w:t>
      </w:r>
    </w:p>
    <w:p w14:paraId="29BBBAFD" w14:textId="734D0482" w:rsidR="00C758D4" w:rsidRPr="00D53020" w:rsidRDefault="00C758D4"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365B39" w:rsidRPr="00D53020">
        <w:rPr>
          <w:rFonts w:ascii="Times New Roman" w:hAnsi="Times New Roman" w:cs="Times New Roman"/>
          <w:sz w:val="24"/>
          <w:szCs w:val="24"/>
          <w:lang w:val="en-US"/>
        </w:rPr>
        <w:t xml:space="preserve">Global declines in Pacific salmon populations caused by anthropogenic impacts (overharvest, habitat degradation, hydropower dams) and the preservation of this ecosystem service and has been a focal point for many management and mitigation strategies (Collins et al. 2015; </w:t>
      </w:r>
      <w:proofErr w:type="spellStart"/>
      <w:r w:rsidR="00365B39" w:rsidRPr="00D53020">
        <w:rPr>
          <w:rFonts w:ascii="Times New Roman" w:hAnsi="Times New Roman" w:cs="Times New Roman"/>
          <w:sz w:val="24"/>
          <w:szCs w:val="24"/>
          <w:lang w:val="en-US"/>
        </w:rPr>
        <w:t>Lichatowich</w:t>
      </w:r>
      <w:proofErr w:type="spellEnd"/>
      <w:r w:rsidR="00365B39" w:rsidRPr="00D53020">
        <w:rPr>
          <w:rFonts w:ascii="Times New Roman" w:hAnsi="Times New Roman" w:cs="Times New Roman"/>
          <w:sz w:val="24"/>
          <w:szCs w:val="24"/>
          <w:lang w:val="en-US"/>
        </w:rPr>
        <w:t xml:space="preserve"> 1999). </w:t>
      </w:r>
      <w:r w:rsidRPr="00D53020">
        <w:rPr>
          <w:rFonts w:ascii="Times New Roman" w:hAnsi="Times New Roman" w:cs="Times New Roman"/>
          <w:sz w:val="24"/>
          <w:szCs w:val="24"/>
          <w:lang w:val="en-US"/>
        </w:rPr>
        <w:t>It has been established salmon provide supplementary nutrients to aquatic</w:t>
      </w:r>
      <w:r w:rsidR="00365B39" w:rsidRPr="00D53020">
        <w:rPr>
          <w:rFonts w:ascii="Times New Roman" w:hAnsi="Times New Roman" w:cs="Times New Roman"/>
          <w:sz w:val="24"/>
          <w:szCs w:val="24"/>
          <w:lang w:val="en-US"/>
        </w:rPr>
        <w:t xml:space="preserve"> systems and direct consumers, however t</w:t>
      </w:r>
      <w:r w:rsidRPr="00D53020">
        <w:rPr>
          <w:rFonts w:ascii="Times New Roman" w:hAnsi="Times New Roman" w:cs="Times New Roman"/>
          <w:sz w:val="24"/>
          <w:szCs w:val="24"/>
          <w:lang w:val="en-US"/>
        </w:rPr>
        <w:t xml:space="preserve">he necessity of MDN for plant communities and their consumers is less certain. While these results support the presence of MDN in soils, the utility of these nutrients as represented by </w:t>
      </w:r>
      <w:r w:rsidRPr="00D53020">
        <w:rPr>
          <w:rFonts w:ascii="Times New Roman" w:hAnsi="Times New Roman"/>
          <w:sz w:val="24"/>
          <w:szCs w:val="24"/>
          <w:lang w:val="en-US"/>
        </w:rPr>
        <w:sym w:font="Symbol" w:char="F064"/>
      </w:r>
      <w:r w:rsidRPr="00D53020">
        <w:rPr>
          <w:rFonts w:ascii="Times New Roman" w:hAnsi="Times New Roman"/>
          <w:sz w:val="24"/>
          <w:szCs w:val="24"/>
          <w:vertAlign w:val="superscript"/>
          <w:lang w:val="en-US"/>
        </w:rPr>
        <w:t>15</w:t>
      </w:r>
      <w:r w:rsidRPr="00D53020">
        <w:rPr>
          <w:rFonts w:ascii="Times New Roman" w:hAnsi="Times New Roman"/>
          <w:sz w:val="24"/>
          <w:szCs w:val="24"/>
          <w:lang w:val="en-US"/>
        </w:rPr>
        <w:t xml:space="preserve">N is dependent on what </w:t>
      </w:r>
      <w:r w:rsidRPr="00D53020">
        <w:rPr>
          <w:rFonts w:ascii="Times New Roman" w:hAnsi="Times New Roman"/>
          <w:sz w:val="24"/>
          <w:szCs w:val="24"/>
          <w:lang w:val="en-US"/>
        </w:rPr>
        <w:lastRenderedPageBreak/>
        <w:t xml:space="preserve">nutrients are limiting to plant growth, and whether they are available during the growing season. </w:t>
      </w:r>
      <w:r w:rsidR="00365B39" w:rsidRPr="00D53020">
        <w:rPr>
          <w:rFonts w:ascii="Times New Roman" w:hAnsi="Times New Roman"/>
          <w:sz w:val="24"/>
          <w:szCs w:val="24"/>
          <w:lang w:val="en-US"/>
        </w:rPr>
        <w:t xml:space="preserve">The relationship between fractionation and nitrogen concentration, and the fractionation caused by nitrogen transformations has the potential to mislead results linking MDN to growth. </w:t>
      </w:r>
    </w:p>
    <w:p w14:paraId="3C8D445D" w14:textId="70A395C4" w:rsidR="0029107A" w:rsidRPr="00D53020" w:rsidRDefault="0029107A" w:rsidP="0029107A">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References</w:t>
      </w:r>
    </w:p>
    <w:p w14:paraId="5DA812A3" w14:textId="7F3B639E" w:rsidR="007B66AA" w:rsidRPr="00D53020" w:rsidRDefault="007B66AA"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Ben-David, M., R.T. Bowyer, L.K. Duffy, D.D. Roby, and D.M. Schell. 1998. Social </w:t>
      </w:r>
      <w:r w:rsidRPr="00D53020">
        <w:rPr>
          <w:rFonts w:ascii="Times New Roman" w:hAnsi="Times New Roman" w:cs="Times New Roman"/>
          <w:sz w:val="24"/>
          <w:szCs w:val="24"/>
          <w:lang w:val="en-US"/>
        </w:rPr>
        <w:tab/>
        <w:t xml:space="preserve">behavior and ecosystem processes: river otter latrines and nutrient dynamics of </w:t>
      </w:r>
      <w:r w:rsidRPr="00D53020">
        <w:rPr>
          <w:rFonts w:ascii="Times New Roman" w:hAnsi="Times New Roman" w:cs="Times New Roman"/>
          <w:sz w:val="24"/>
          <w:szCs w:val="24"/>
          <w:lang w:val="en-US"/>
        </w:rPr>
        <w:tab/>
        <w:t>terrestrial vegetation. Ecology. 79: 2567-2571.</w:t>
      </w:r>
    </w:p>
    <w:p w14:paraId="6110EC48" w14:textId="00B79163" w:rsidR="00A52CF8" w:rsidRPr="00D53020" w:rsidRDefault="00A52CF8"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Bilby, R.E., E.W. Beach, B.R. </w:t>
      </w:r>
      <w:proofErr w:type="spellStart"/>
      <w:r w:rsidRPr="00D53020">
        <w:rPr>
          <w:rFonts w:ascii="Times New Roman" w:hAnsi="Times New Roman" w:cs="Times New Roman"/>
          <w:sz w:val="24"/>
          <w:szCs w:val="24"/>
          <w:lang w:val="en-US"/>
        </w:rPr>
        <w:t>Fransen</w:t>
      </w:r>
      <w:proofErr w:type="spellEnd"/>
      <w:r w:rsidRPr="00D53020">
        <w:rPr>
          <w:rFonts w:ascii="Times New Roman" w:hAnsi="Times New Roman" w:cs="Times New Roman"/>
          <w:sz w:val="24"/>
          <w:szCs w:val="24"/>
          <w:lang w:val="en-US"/>
        </w:rPr>
        <w:t xml:space="preserve"> and J.K. Walter. 2003. Transfer of nutrient from </w:t>
      </w:r>
      <w:r w:rsidRPr="00D53020">
        <w:rPr>
          <w:rFonts w:ascii="Times New Roman" w:hAnsi="Times New Roman" w:cs="Times New Roman"/>
          <w:sz w:val="24"/>
          <w:szCs w:val="24"/>
          <w:lang w:val="en-US"/>
        </w:rPr>
        <w:tab/>
        <w:t xml:space="preserve">spawning salmon to riparian vegetation in western Washington. Transactions of the </w:t>
      </w:r>
      <w:r w:rsidRPr="00D53020">
        <w:rPr>
          <w:rFonts w:ascii="Times New Roman" w:hAnsi="Times New Roman" w:cs="Times New Roman"/>
          <w:sz w:val="24"/>
          <w:szCs w:val="24"/>
          <w:lang w:val="en-US"/>
        </w:rPr>
        <w:tab/>
        <w:t>American Fisheries Society. 132: 733-745.</w:t>
      </w:r>
    </w:p>
    <w:p w14:paraId="5C29074B" w14:textId="77777777" w:rsidR="00004EA6" w:rsidRPr="00D53020" w:rsidRDefault="00D97C86"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Chaloner</w:t>
      </w:r>
      <w:proofErr w:type="spellEnd"/>
      <w:r w:rsidRPr="00D53020">
        <w:rPr>
          <w:rFonts w:ascii="Times New Roman" w:hAnsi="Times New Roman" w:cs="Times New Roman"/>
          <w:sz w:val="24"/>
          <w:szCs w:val="24"/>
          <w:lang w:val="en-US"/>
        </w:rPr>
        <w:t xml:space="preserve">, D.T., K.M. Martin, M.S. </w:t>
      </w:r>
      <w:proofErr w:type="spellStart"/>
      <w:r w:rsidRPr="00D53020">
        <w:rPr>
          <w:rFonts w:ascii="Times New Roman" w:hAnsi="Times New Roman" w:cs="Times New Roman"/>
          <w:sz w:val="24"/>
          <w:szCs w:val="24"/>
          <w:lang w:val="en-US"/>
        </w:rPr>
        <w:t>Wipfli</w:t>
      </w:r>
      <w:proofErr w:type="spellEnd"/>
      <w:r w:rsidRPr="00D53020">
        <w:rPr>
          <w:rFonts w:ascii="Times New Roman" w:hAnsi="Times New Roman" w:cs="Times New Roman"/>
          <w:sz w:val="24"/>
          <w:szCs w:val="24"/>
          <w:lang w:val="en-US"/>
        </w:rPr>
        <w:t xml:space="preserve">, P.H. Ostrom, and G.A. Lamberti. 2002. Marine </w:t>
      </w:r>
      <w:r w:rsidR="00A52CF8"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 xml:space="preserve">carbon and nitrogen in southwestern Alaska stream food webs: evidence from </w:t>
      </w:r>
      <w:r w:rsidR="00A52CF8"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 xml:space="preserve">artificial and natural streams. Canadian Journal of Fisheries and Aquatic Science. 59: </w:t>
      </w:r>
      <w:r w:rsidR="00A52CF8"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1257-1265</w:t>
      </w:r>
      <w:r w:rsidR="00A52CF8" w:rsidRPr="00D53020">
        <w:rPr>
          <w:rFonts w:ascii="Times New Roman" w:hAnsi="Times New Roman" w:cs="Times New Roman"/>
          <w:sz w:val="24"/>
          <w:szCs w:val="24"/>
          <w:lang w:val="en-US"/>
        </w:rPr>
        <w:t>.</w:t>
      </w:r>
    </w:p>
    <w:p w14:paraId="7194BED5" w14:textId="27B0E854" w:rsidR="00004EA6" w:rsidRPr="00D53020" w:rsidRDefault="00004EA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Chapin</w:t>
      </w:r>
      <w:r w:rsidR="00CB56D9" w:rsidRPr="00D53020">
        <w:rPr>
          <w:rFonts w:ascii="Times New Roman" w:hAnsi="Times New Roman" w:cs="Times New Roman"/>
          <w:sz w:val="24"/>
          <w:szCs w:val="24"/>
          <w:lang w:val="en-US"/>
        </w:rPr>
        <w:t xml:space="preserve">, F.S., P.A. </w:t>
      </w:r>
      <w:proofErr w:type="spellStart"/>
      <w:r w:rsidR="00CB56D9" w:rsidRPr="00D53020">
        <w:rPr>
          <w:rFonts w:ascii="Times New Roman" w:hAnsi="Times New Roman" w:cs="Times New Roman"/>
          <w:sz w:val="24"/>
          <w:szCs w:val="24"/>
          <w:lang w:val="en-US"/>
        </w:rPr>
        <w:t>Maston</w:t>
      </w:r>
      <w:proofErr w:type="spellEnd"/>
      <w:r w:rsidR="00CB56D9" w:rsidRPr="00D53020">
        <w:rPr>
          <w:rFonts w:ascii="Times New Roman" w:hAnsi="Times New Roman" w:cs="Times New Roman"/>
          <w:sz w:val="24"/>
          <w:szCs w:val="24"/>
          <w:lang w:val="en-US"/>
        </w:rPr>
        <w:t xml:space="preserve"> and H.A. Mooney. 2002. Principles of terrestrial ecosystem </w:t>
      </w:r>
      <w:r w:rsidR="00CB56D9" w:rsidRPr="00D53020">
        <w:rPr>
          <w:rFonts w:ascii="Times New Roman" w:hAnsi="Times New Roman" w:cs="Times New Roman"/>
          <w:sz w:val="24"/>
          <w:szCs w:val="24"/>
          <w:lang w:val="en-US"/>
        </w:rPr>
        <w:tab/>
        <w:t>ecology. Springer, Berlin Heidelberg New York.</w:t>
      </w:r>
    </w:p>
    <w:p w14:paraId="1FB09EB1" w14:textId="2D09B318" w:rsidR="00A52CF8" w:rsidRPr="00D53020" w:rsidRDefault="00A52CF8"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Claeson</w:t>
      </w:r>
      <w:proofErr w:type="spellEnd"/>
      <w:r w:rsidRPr="00D53020">
        <w:rPr>
          <w:rFonts w:ascii="Times New Roman" w:hAnsi="Times New Roman" w:cs="Times New Roman"/>
          <w:sz w:val="24"/>
          <w:szCs w:val="24"/>
          <w:lang w:val="en-US"/>
        </w:rPr>
        <w:t xml:space="preserve">, S.M., J.L. Li, J.E. Compton and P.A. Bisson. 2006. Response of nutrients, biofilm, </w:t>
      </w:r>
      <w:r w:rsidRPr="00D53020">
        <w:rPr>
          <w:rFonts w:ascii="Times New Roman" w:hAnsi="Times New Roman" w:cs="Times New Roman"/>
          <w:sz w:val="24"/>
          <w:szCs w:val="24"/>
          <w:lang w:val="en-US"/>
        </w:rPr>
        <w:tab/>
        <w:t xml:space="preserve">and benthic insects to salmon carcass addition. Canadian Journal of Fisheries and </w:t>
      </w:r>
      <w:r w:rsidRPr="00D53020">
        <w:rPr>
          <w:rFonts w:ascii="Times New Roman" w:hAnsi="Times New Roman" w:cs="Times New Roman"/>
          <w:sz w:val="24"/>
          <w:szCs w:val="24"/>
          <w:lang w:val="en-US"/>
        </w:rPr>
        <w:tab/>
        <w:t>Aquatic Science. 63: 1230-1241.</w:t>
      </w:r>
    </w:p>
    <w:p w14:paraId="488254C2" w14:textId="74965902" w:rsidR="00004EA6" w:rsidRPr="00D53020" w:rsidRDefault="00004EA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Collins, S.F., A.M. Marcarelli, C.V. Baxter and M.S. </w:t>
      </w:r>
      <w:proofErr w:type="spellStart"/>
      <w:r w:rsidRPr="00D53020">
        <w:rPr>
          <w:rFonts w:ascii="Times New Roman" w:hAnsi="Times New Roman" w:cs="Times New Roman"/>
          <w:sz w:val="24"/>
          <w:szCs w:val="24"/>
          <w:lang w:val="en-US"/>
        </w:rPr>
        <w:t>Wipfli</w:t>
      </w:r>
      <w:proofErr w:type="spellEnd"/>
      <w:r w:rsidRPr="00D53020">
        <w:rPr>
          <w:rFonts w:ascii="Times New Roman" w:hAnsi="Times New Roman" w:cs="Times New Roman"/>
          <w:sz w:val="24"/>
          <w:szCs w:val="24"/>
          <w:lang w:val="en-US"/>
        </w:rPr>
        <w:t xml:space="preserve">. 2015. A critical assessment of </w:t>
      </w:r>
      <w:r w:rsidRPr="00D53020">
        <w:rPr>
          <w:rFonts w:ascii="Times New Roman" w:hAnsi="Times New Roman" w:cs="Times New Roman"/>
          <w:sz w:val="24"/>
          <w:szCs w:val="24"/>
          <w:lang w:val="en-US"/>
        </w:rPr>
        <w:tab/>
        <w:t xml:space="preserve">the ecological assumptions underpinning compensatory mitigation of salmon-derived </w:t>
      </w:r>
      <w:r w:rsidRPr="00D53020">
        <w:rPr>
          <w:rFonts w:ascii="Times New Roman" w:hAnsi="Times New Roman" w:cs="Times New Roman"/>
          <w:sz w:val="24"/>
          <w:szCs w:val="24"/>
          <w:lang w:val="en-US"/>
        </w:rPr>
        <w:tab/>
        <w:t xml:space="preserve">nutrients. Environmental Management. 56: 571-586. </w:t>
      </w:r>
    </w:p>
    <w:p w14:paraId="12E9B830" w14:textId="4FF9E90A" w:rsidR="00083ABE" w:rsidRPr="00D53020" w:rsidRDefault="00083ABE"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Craine</w:t>
      </w:r>
      <w:proofErr w:type="spellEnd"/>
      <w:r w:rsidRPr="00D53020">
        <w:rPr>
          <w:rFonts w:ascii="Times New Roman" w:hAnsi="Times New Roman" w:cs="Times New Roman"/>
          <w:sz w:val="24"/>
          <w:szCs w:val="24"/>
          <w:lang w:val="en-US"/>
        </w:rPr>
        <w:t xml:space="preserve">, J.M., A.J. Elmore, M.P.M. </w:t>
      </w:r>
      <w:proofErr w:type="spellStart"/>
      <w:r w:rsidRPr="00D53020">
        <w:rPr>
          <w:rFonts w:ascii="Times New Roman" w:hAnsi="Times New Roman" w:cs="Times New Roman"/>
          <w:sz w:val="24"/>
          <w:szCs w:val="24"/>
          <w:lang w:val="en-US"/>
        </w:rPr>
        <w:t>Aidar</w:t>
      </w:r>
      <w:proofErr w:type="spellEnd"/>
      <w:r w:rsidRPr="00D53020">
        <w:rPr>
          <w:rFonts w:ascii="Times New Roman" w:hAnsi="Times New Roman" w:cs="Times New Roman"/>
          <w:sz w:val="24"/>
          <w:szCs w:val="24"/>
          <w:lang w:val="en-US"/>
        </w:rPr>
        <w:t xml:space="preserve">, M. Bustamante, T.E. Dawson, E.A. </w:t>
      </w:r>
      <w:proofErr w:type="spellStart"/>
      <w:r w:rsidRPr="00D53020">
        <w:rPr>
          <w:rFonts w:ascii="Times New Roman" w:hAnsi="Times New Roman" w:cs="Times New Roman"/>
          <w:sz w:val="24"/>
          <w:szCs w:val="24"/>
          <w:lang w:val="en-US"/>
        </w:rPr>
        <w:t>Hobbie</w:t>
      </w:r>
      <w:proofErr w:type="spellEnd"/>
      <w:r w:rsidRPr="00D53020">
        <w:rPr>
          <w:rFonts w:ascii="Times New Roman" w:hAnsi="Times New Roman" w:cs="Times New Roman"/>
          <w:sz w:val="24"/>
          <w:szCs w:val="24"/>
          <w:lang w:val="en-US"/>
        </w:rPr>
        <w:t xml:space="preserve">, A. </w:t>
      </w:r>
      <w:r w:rsidRPr="00D53020">
        <w:rPr>
          <w:rFonts w:ascii="Times New Roman" w:hAnsi="Times New Roman" w:cs="Times New Roman"/>
          <w:sz w:val="24"/>
          <w:szCs w:val="24"/>
          <w:lang w:val="en-US"/>
        </w:rPr>
        <w:tab/>
      </w:r>
      <w:proofErr w:type="spellStart"/>
      <w:r w:rsidRPr="00D53020">
        <w:rPr>
          <w:rFonts w:ascii="Times New Roman" w:hAnsi="Times New Roman" w:cs="Times New Roman"/>
          <w:sz w:val="24"/>
          <w:szCs w:val="24"/>
          <w:lang w:val="en-US"/>
        </w:rPr>
        <w:t>Kahmen</w:t>
      </w:r>
      <w:proofErr w:type="spellEnd"/>
      <w:r w:rsidRPr="00D53020">
        <w:rPr>
          <w:rFonts w:ascii="Times New Roman" w:hAnsi="Times New Roman" w:cs="Times New Roman"/>
          <w:sz w:val="24"/>
          <w:szCs w:val="24"/>
          <w:lang w:val="en-US"/>
        </w:rPr>
        <w:t xml:space="preserve">, M.C. Mack, K.K. </w:t>
      </w:r>
      <w:proofErr w:type="spellStart"/>
      <w:r w:rsidRPr="00D53020">
        <w:rPr>
          <w:rFonts w:ascii="Times New Roman" w:hAnsi="Times New Roman" w:cs="Times New Roman"/>
          <w:sz w:val="24"/>
          <w:szCs w:val="24"/>
          <w:lang w:val="en-US"/>
        </w:rPr>
        <w:t>McLauchlan</w:t>
      </w:r>
      <w:proofErr w:type="spellEnd"/>
      <w:r w:rsidRPr="00D53020">
        <w:rPr>
          <w:rFonts w:ascii="Times New Roman" w:hAnsi="Times New Roman" w:cs="Times New Roman"/>
          <w:sz w:val="24"/>
          <w:szCs w:val="24"/>
          <w:lang w:val="en-US"/>
        </w:rPr>
        <w:t xml:space="preserve">, A. Michelsen, G.B. </w:t>
      </w:r>
      <w:proofErr w:type="spellStart"/>
      <w:r w:rsidRPr="00D53020">
        <w:rPr>
          <w:rFonts w:ascii="Times New Roman" w:hAnsi="Times New Roman" w:cs="Times New Roman"/>
          <w:sz w:val="24"/>
          <w:szCs w:val="24"/>
          <w:lang w:val="en-US"/>
        </w:rPr>
        <w:t>Nardoto</w:t>
      </w:r>
      <w:proofErr w:type="spellEnd"/>
      <w:r w:rsidRPr="00D53020">
        <w:rPr>
          <w:rFonts w:ascii="Times New Roman" w:hAnsi="Times New Roman" w:cs="Times New Roman"/>
          <w:sz w:val="24"/>
          <w:szCs w:val="24"/>
          <w:lang w:val="en-US"/>
        </w:rPr>
        <w:t xml:space="preserve">, L.H. Pardo, J. </w:t>
      </w:r>
      <w:r w:rsidRPr="00D53020">
        <w:rPr>
          <w:rFonts w:ascii="Times New Roman" w:hAnsi="Times New Roman" w:cs="Times New Roman"/>
          <w:sz w:val="24"/>
          <w:szCs w:val="24"/>
          <w:lang w:val="en-US"/>
        </w:rPr>
        <w:lastRenderedPageBreak/>
        <w:tab/>
      </w:r>
      <w:proofErr w:type="spellStart"/>
      <w:r w:rsidRPr="00D53020">
        <w:rPr>
          <w:rFonts w:ascii="Times New Roman" w:hAnsi="Times New Roman" w:cs="Times New Roman"/>
          <w:sz w:val="24"/>
          <w:szCs w:val="24"/>
          <w:lang w:val="en-US"/>
        </w:rPr>
        <w:t>Penuelas</w:t>
      </w:r>
      <w:proofErr w:type="spellEnd"/>
      <w:r w:rsidRPr="00D53020">
        <w:rPr>
          <w:rFonts w:ascii="Times New Roman" w:hAnsi="Times New Roman" w:cs="Times New Roman"/>
          <w:sz w:val="24"/>
          <w:szCs w:val="24"/>
          <w:lang w:val="en-US"/>
        </w:rPr>
        <w:t xml:space="preserve">, P. B. Reich, E.A.G. Schuur, W.D. Stock, P.H. </w:t>
      </w:r>
      <w:proofErr w:type="spellStart"/>
      <w:r w:rsidRPr="00D53020">
        <w:rPr>
          <w:rFonts w:ascii="Times New Roman" w:hAnsi="Times New Roman" w:cs="Times New Roman"/>
          <w:sz w:val="24"/>
          <w:szCs w:val="24"/>
          <w:lang w:val="en-US"/>
        </w:rPr>
        <w:t>Templer</w:t>
      </w:r>
      <w:proofErr w:type="spellEnd"/>
      <w:r w:rsidRPr="00D53020">
        <w:rPr>
          <w:rFonts w:ascii="Times New Roman" w:hAnsi="Times New Roman" w:cs="Times New Roman"/>
          <w:sz w:val="24"/>
          <w:szCs w:val="24"/>
          <w:lang w:val="en-US"/>
        </w:rPr>
        <w:t xml:space="preserve">, R.A. Virginia, J.M. </w:t>
      </w:r>
      <w:r w:rsidRPr="00D53020">
        <w:rPr>
          <w:rFonts w:ascii="Times New Roman" w:hAnsi="Times New Roman" w:cs="Times New Roman"/>
          <w:sz w:val="24"/>
          <w:szCs w:val="24"/>
          <w:lang w:val="en-US"/>
        </w:rPr>
        <w:tab/>
        <w:t xml:space="preserve">Welker, and I.J. Wright. 2009. Global patterns of foliar nitrogen isotopes and their </w:t>
      </w:r>
      <w:r w:rsidRPr="00D53020">
        <w:rPr>
          <w:rFonts w:ascii="Times New Roman" w:hAnsi="Times New Roman" w:cs="Times New Roman"/>
          <w:sz w:val="24"/>
          <w:szCs w:val="24"/>
          <w:lang w:val="en-US"/>
        </w:rPr>
        <w:tab/>
        <w:t xml:space="preserve">relationships with climate, mycorrhizal fungi, foliar nutrient concentrations, and </w:t>
      </w:r>
      <w:r w:rsidRPr="00D53020">
        <w:rPr>
          <w:rFonts w:ascii="Times New Roman" w:hAnsi="Times New Roman" w:cs="Times New Roman"/>
          <w:sz w:val="24"/>
          <w:szCs w:val="24"/>
          <w:lang w:val="en-US"/>
        </w:rPr>
        <w:tab/>
        <w:t xml:space="preserve">nitrogen availability. New </w:t>
      </w:r>
      <w:proofErr w:type="spellStart"/>
      <w:r w:rsidRPr="00D53020">
        <w:rPr>
          <w:rFonts w:ascii="Times New Roman" w:hAnsi="Times New Roman" w:cs="Times New Roman"/>
          <w:sz w:val="24"/>
          <w:szCs w:val="24"/>
          <w:lang w:val="en-US"/>
        </w:rPr>
        <w:t>Phytologist</w:t>
      </w:r>
      <w:proofErr w:type="spellEnd"/>
      <w:r w:rsidRPr="00D53020">
        <w:rPr>
          <w:rFonts w:ascii="Times New Roman" w:hAnsi="Times New Roman" w:cs="Times New Roman"/>
          <w:sz w:val="24"/>
          <w:szCs w:val="24"/>
          <w:lang w:val="en-US"/>
        </w:rPr>
        <w:t xml:space="preserve">. 183(4): 980-992.  </w:t>
      </w:r>
    </w:p>
    <w:p w14:paraId="61D5FC5A" w14:textId="145AC8E3" w:rsidR="00083ABE" w:rsidRPr="00D53020" w:rsidRDefault="00083ABE"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Drake, D.C., J.V. Smith and R.J. </w:t>
      </w:r>
      <w:proofErr w:type="spellStart"/>
      <w:r w:rsidRPr="00D53020">
        <w:rPr>
          <w:rFonts w:ascii="Times New Roman" w:hAnsi="Times New Roman" w:cs="Times New Roman"/>
          <w:sz w:val="24"/>
          <w:szCs w:val="24"/>
          <w:lang w:val="en-US"/>
        </w:rPr>
        <w:t>Naiman</w:t>
      </w:r>
      <w:proofErr w:type="spellEnd"/>
      <w:r w:rsidRPr="00D53020">
        <w:rPr>
          <w:rFonts w:ascii="Times New Roman" w:hAnsi="Times New Roman" w:cs="Times New Roman"/>
          <w:sz w:val="24"/>
          <w:szCs w:val="24"/>
          <w:lang w:val="en-US"/>
        </w:rPr>
        <w:t xml:space="preserve">. 2005. Salmon </w:t>
      </w:r>
      <w:r w:rsidR="00004EA6" w:rsidRPr="00D53020">
        <w:rPr>
          <w:rFonts w:ascii="Times New Roman" w:hAnsi="Times New Roman" w:cs="Times New Roman"/>
          <w:sz w:val="24"/>
          <w:szCs w:val="24"/>
          <w:lang w:val="en-US"/>
        </w:rPr>
        <w:t xml:space="preserve">decay and nutrient contributions to </w:t>
      </w:r>
      <w:r w:rsidR="00004EA6" w:rsidRPr="00D53020">
        <w:rPr>
          <w:rFonts w:ascii="Times New Roman" w:hAnsi="Times New Roman" w:cs="Times New Roman"/>
          <w:sz w:val="24"/>
          <w:szCs w:val="24"/>
          <w:lang w:val="en-US"/>
        </w:rPr>
        <w:tab/>
        <w:t>riparian forest soils. Northwest Science. 79: 61-71.</w:t>
      </w:r>
    </w:p>
    <w:p w14:paraId="01CE636B" w14:textId="40C58E92" w:rsidR="00D97C86" w:rsidRPr="00D53020" w:rsidRDefault="00D97C8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Finney, B.P., I. Gregory-Eaves, J. Sweetman, M.S.V. </w:t>
      </w:r>
      <w:proofErr w:type="spellStart"/>
      <w:r w:rsidRPr="00D53020">
        <w:rPr>
          <w:rFonts w:ascii="Times New Roman" w:hAnsi="Times New Roman" w:cs="Times New Roman"/>
          <w:sz w:val="24"/>
          <w:szCs w:val="24"/>
          <w:lang w:val="en-US"/>
        </w:rPr>
        <w:t>Dougas</w:t>
      </w:r>
      <w:proofErr w:type="spellEnd"/>
      <w:r w:rsidRPr="00D53020">
        <w:rPr>
          <w:rFonts w:ascii="Times New Roman" w:hAnsi="Times New Roman" w:cs="Times New Roman"/>
          <w:sz w:val="24"/>
          <w:szCs w:val="24"/>
          <w:lang w:val="en-US"/>
        </w:rPr>
        <w:t xml:space="preserve">, and J.P. </w:t>
      </w:r>
      <w:proofErr w:type="spellStart"/>
      <w:r w:rsidRPr="00D53020">
        <w:rPr>
          <w:rFonts w:ascii="Times New Roman" w:hAnsi="Times New Roman" w:cs="Times New Roman"/>
          <w:sz w:val="24"/>
          <w:szCs w:val="24"/>
          <w:lang w:val="en-US"/>
        </w:rPr>
        <w:t>Smol</w:t>
      </w:r>
      <w:proofErr w:type="spellEnd"/>
      <w:r w:rsidRPr="00D53020">
        <w:rPr>
          <w:rFonts w:ascii="Times New Roman" w:hAnsi="Times New Roman" w:cs="Times New Roman"/>
          <w:sz w:val="24"/>
          <w:szCs w:val="24"/>
          <w:lang w:val="en-US"/>
        </w:rPr>
        <w:t xml:space="preserve">. 2000. Impacts </w:t>
      </w:r>
      <w:r w:rsidRPr="00D53020">
        <w:rPr>
          <w:rFonts w:ascii="Times New Roman" w:hAnsi="Times New Roman" w:cs="Times New Roman"/>
          <w:sz w:val="24"/>
          <w:szCs w:val="24"/>
          <w:lang w:val="en-US"/>
        </w:rPr>
        <w:tab/>
        <w:t xml:space="preserve">of climatic change and fishing on Pacific salmon abundance over the past 300 years. </w:t>
      </w:r>
      <w:r w:rsidRPr="00D53020">
        <w:rPr>
          <w:rFonts w:ascii="Times New Roman" w:hAnsi="Times New Roman" w:cs="Times New Roman"/>
          <w:sz w:val="24"/>
          <w:szCs w:val="24"/>
          <w:lang w:val="en-US"/>
        </w:rPr>
        <w:tab/>
        <w:t xml:space="preserve">Science. 290: 795-799. </w:t>
      </w:r>
    </w:p>
    <w:p w14:paraId="18B62B6B" w14:textId="77777777" w:rsidR="007C074E" w:rsidRPr="00D53020" w:rsidRDefault="00457B8F"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Gende</w:t>
      </w:r>
      <w:proofErr w:type="spellEnd"/>
      <w:r w:rsidRPr="00D53020">
        <w:rPr>
          <w:rFonts w:ascii="Times New Roman" w:hAnsi="Times New Roman" w:cs="Times New Roman"/>
          <w:sz w:val="24"/>
          <w:szCs w:val="24"/>
          <w:lang w:val="en-US"/>
        </w:rPr>
        <w:t xml:space="preserve">, S.M., R.T. Edwards, M.F. </w:t>
      </w:r>
      <w:proofErr w:type="spellStart"/>
      <w:r w:rsidRPr="00D53020">
        <w:rPr>
          <w:rFonts w:ascii="Times New Roman" w:hAnsi="Times New Roman" w:cs="Times New Roman"/>
          <w:sz w:val="24"/>
          <w:szCs w:val="24"/>
          <w:lang w:val="en-US"/>
        </w:rPr>
        <w:t>Willson</w:t>
      </w:r>
      <w:proofErr w:type="spellEnd"/>
      <w:r w:rsidRPr="00D53020">
        <w:rPr>
          <w:rFonts w:ascii="Times New Roman" w:hAnsi="Times New Roman" w:cs="Times New Roman"/>
          <w:sz w:val="24"/>
          <w:szCs w:val="24"/>
          <w:lang w:val="en-US"/>
        </w:rPr>
        <w:t xml:space="preserve">, and M.S. </w:t>
      </w:r>
      <w:proofErr w:type="spellStart"/>
      <w:r w:rsidRPr="00D53020">
        <w:rPr>
          <w:rFonts w:ascii="Times New Roman" w:hAnsi="Times New Roman" w:cs="Times New Roman"/>
          <w:sz w:val="24"/>
          <w:szCs w:val="24"/>
          <w:lang w:val="en-US"/>
        </w:rPr>
        <w:t>Wipfli</w:t>
      </w:r>
      <w:proofErr w:type="spellEnd"/>
      <w:r w:rsidRPr="00D53020">
        <w:rPr>
          <w:rFonts w:ascii="Times New Roman" w:hAnsi="Times New Roman" w:cs="Times New Roman"/>
          <w:sz w:val="24"/>
          <w:szCs w:val="24"/>
          <w:lang w:val="en-US"/>
        </w:rPr>
        <w:t xml:space="preserve">. 2002. Pacific salmon in aquatic </w:t>
      </w:r>
      <w:r w:rsidRPr="00D53020">
        <w:rPr>
          <w:rFonts w:ascii="Times New Roman" w:hAnsi="Times New Roman" w:cs="Times New Roman"/>
          <w:sz w:val="24"/>
          <w:szCs w:val="24"/>
          <w:lang w:val="en-US"/>
        </w:rPr>
        <w:tab/>
        <w:t xml:space="preserve">and terrestrial ecosystems: Pacific salmon subsidize freshwater and terrestrial </w:t>
      </w:r>
      <w:r w:rsidRPr="00D53020">
        <w:rPr>
          <w:rFonts w:ascii="Times New Roman" w:hAnsi="Times New Roman" w:cs="Times New Roman"/>
          <w:sz w:val="24"/>
          <w:szCs w:val="24"/>
          <w:lang w:val="en-US"/>
        </w:rPr>
        <w:tab/>
        <w:t xml:space="preserve">ecosystems through several pathways, which generates unique management and </w:t>
      </w:r>
      <w:r w:rsidRPr="00D53020">
        <w:rPr>
          <w:rFonts w:ascii="Times New Roman" w:hAnsi="Times New Roman" w:cs="Times New Roman"/>
          <w:sz w:val="24"/>
          <w:szCs w:val="24"/>
          <w:lang w:val="en-US"/>
        </w:rPr>
        <w:tab/>
        <w:t xml:space="preserve">conservation issues but also provides valuable research opportunities. </w:t>
      </w:r>
      <w:proofErr w:type="spellStart"/>
      <w:r w:rsidRPr="00D53020">
        <w:rPr>
          <w:rFonts w:ascii="Times New Roman" w:hAnsi="Times New Roman" w:cs="Times New Roman"/>
          <w:sz w:val="24"/>
          <w:szCs w:val="24"/>
          <w:lang w:val="en-US"/>
        </w:rPr>
        <w:t>BioScience</w:t>
      </w:r>
      <w:proofErr w:type="spellEnd"/>
      <w:r w:rsidRPr="00D53020">
        <w:rPr>
          <w:rFonts w:ascii="Times New Roman" w:hAnsi="Times New Roman" w:cs="Times New Roman"/>
          <w:sz w:val="24"/>
          <w:szCs w:val="24"/>
          <w:lang w:val="en-US"/>
        </w:rPr>
        <w:t xml:space="preserve">. </w:t>
      </w:r>
      <w:r w:rsidRPr="00D53020">
        <w:rPr>
          <w:rFonts w:ascii="Times New Roman" w:hAnsi="Times New Roman" w:cs="Times New Roman"/>
          <w:sz w:val="24"/>
          <w:szCs w:val="24"/>
          <w:lang w:val="en-US"/>
        </w:rPr>
        <w:tab/>
        <w:t>52(10): 917-928.</w:t>
      </w:r>
    </w:p>
    <w:p w14:paraId="5970D31D" w14:textId="16AEB411" w:rsidR="00A52CF8" w:rsidRPr="00D53020" w:rsidRDefault="00A52CF8"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Gende</w:t>
      </w:r>
      <w:proofErr w:type="spellEnd"/>
      <w:r w:rsidRPr="00D53020">
        <w:rPr>
          <w:rFonts w:ascii="Times New Roman" w:hAnsi="Times New Roman" w:cs="Times New Roman"/>
          <w:sz w:val="24"/>
          <w:szCs w:val="24"/>
          <w:lang w:val="en-US"/>
        </w:rPr>
        <w:t xml:space="preserve">, S.M., A.E. Miller and E. Hood. 2007. The effects of salmon carcasses on soil nitrogen </w:t>
      </w:r>
      <w:r w:rsidR="00083ABE"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pools in a riparian forest of southeastern Alaska. Canadian</w:t>
      </w:r>
      <w:r w:rsidR="00083ABE" w:rsidRPr="00D53020">
        <w:rPr>
          <w:rFonts w:ascii="Times New Roman" w:hAnsi="Times New Roman" w:cs="Times New Roman"/>
          <w:sz w:val="24"/>
          <w:szCs w:val="24"/>
          <w:lang w:val="en-US"/>
        </w:rPr>
        <w:t xml:space="preserve"> Journal of Forest </w:t>
      </w:r>
      <w:r w:rsidR="00083ABE" w:rsidRPr="00D53020">
        <w:rPr>
          <w:rFonts w:ascii="Times New Roman" w:hAnsi="Times New Roman" w:cs="Times New Roman"/>
          <w:sz w:val="24"/>
          <w:szCs w:val="24"/>
          <w:lang w:val="en-US"/>
        </w:rPr>
        <w:tab/>
        <w:t xml:space="preserve">Resources. 37(7): 1194-1202. </w:t>
      </w:r>
    </w:p>
    <w:p w14:paraId="0135C01E" w14:textId="27D85747" w:rsidR="00D97C86" w:rsidRPr="00D53020" w:rsidRDefault="00D97C8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Hart, S.C., J.M. Stark, E.A. Davidson, and M.K. Firestone. 1995. Nitrogen mineralization, </w:t>
      </w:r>
      <w:r w:rsidRPr="00D53020">
        <w:rPr>
          <w:rFonts w:ascii="Times New Roman" w:hAnsi="Times New Roman" w:cs="Times New Roman"/>
          <w:sz w:val="24"/>
          <w:szCs w:val="24"/>
          <w:lang w:val="en-US"/>
        </w:rPr>
        <w:tab/>
        <w:t xml:space="preserve">immobilization, and nitrification. In: Weaver, R.W., S. Angle, P. </w:t>
      </w:r>
      <w:proofErr w:type="spellStart"/>
      <w:r w:rsidRPr="00D53020">
        <w:rPr>
          <w:rFonts w:ascii="Times New Roman" w:hAnsi="Times New Roman" w:cs="Times New Roman"/>
          <w:sz w:val="24"/>
          <w:szCs w:val="24"/>
          <w:lang w:val="en-US"/>
        </w:rPr>
        <w:t>Bottomly</w:t>
      </w:r>
      <w:proofErr w:type="spellEnd"/>
      <w:r w:rsidRPr="00D53020">
        <w:rPr>
          <w:rFonts w:ascii="Times New Roman" w:hAnsi="Times New Roman" w:cs="Times New Roman"/>
          <w:sz w:val="24"/>
          <w:szCs w:val="24"/>
          <w:lang w:val="en-US"/>
        </w:rPr>
        <w:t xml:space="preserve">, B. </w:t>
      </w:r>
      <w:r w:rsidRPr="00D53020">
        <w:rPr>
          <w:rFonts w:ascii="Times New Roman" w:hAnsi="Times New Roman" w:cs="Times New Roman"/>
          <w:sz w:val="24"/>
          <w:szCs w:val="24"/>
          <w:lang w:val="en-US"/>
        </w:rPr>
        <w:tab/>
      </w:r>
      <w:proofErr w:type="spellStart"/>
      <w:r w:rsidRPr="00D53020">
        <w:rPr>
          <w:rFonts w:ascii="Times New Roman" w:hAnsi="Times New Roman" w:cs="Times New Roman"/>
          <w:sz w:val="24"/>
          <w:szCs w:val="24"/>
          <w:lang w:val="en-US"/>
        </w:rPr>
        <w:t>Bezdicek</w:t>
      </w:r>
      <w:proofErr w:type="spellEnd"/>
      <w:r w:rsidRPr="00D53020">
        <w:rPr>
          <w:rFonts w:ascii="Times New Roman" w:hAnsi="Times New Roman" w:cs="Times New Roman"/>
          <w:sz w:val="24"/>
          <w:szCs w:val="24"/>
          <w:lang w:val="en-US"/>
        </w:rPr>
        <w:t xml:space="preserve">, S. Smith, A. </w:t>
      </w:r>
      <w:proofErr w:type="spellStart"/>
      <w:r w:rsidRPr="00D53020">
        <w:rPr>
          <w:rFonts w:ascii="Times New Roman" w:hAnsi="Times New Roman" w:cs="Times New Roman"/>
          <w:sz w:val="24"/>
          <w:szCs w:val="24"/>
          <w:lang w:val="en-US"/>
        </w:rPr>
        <w:t>Tabatabai</w:t>
      </w:r>
      <w:proofErr w:type="spellEnd"/>
      <w:r w:rsidRPr="00D53020">
        <w:rPr>
          <w:rFonts w:ascii="Times New Roman" w:hAnsi="Times New Roman" w:cs="Times New Roman"/>
          <w:sz w:val="24"/>
          <w:szCs w:val="24"/>
          <w:lang w:val="en-US"/>
        </w:rPr>
        <w:t xml:space="preserve">, and A. </w:t>
      </w:r>
      <w:proofErr w:type="spellStart"/>
      <w:r w:rsidRPr="00D53020">
        <w:rPr>
          <w:rFonts w:ascii="Times New Roman" w:hAnsi="Times New Roman" w:cs="Times New Roman"/>
          <w:sz w:val="24"/>
          <w:szCs w:val="24"/>
          <w:lang w:val="en-US"/>
        </w:rPr>
        <w:t>Wollum</w:t>
      </w:r>
      <w:proofErr w:type="spellEnd"/>
      <w:r w:rsidRPr="00D53020">
        <w:rPr>
          <w:rFonts w:ascii="Times New Roman" w:hAnsi="Times New Roman" w:cs="Times New Roman"/>
          <w:sz w:val="24"/>
          <w:szCs w:val="24"/>
          <w:lang w:val="en-US"/>
        </w:rPr>
        <w:t xml:space="preserve"> (</w:t>
      </w:r>
      <w:proofErr w:type="spellStart"/>
      <w:r w:rsidRPr="00D53020">
        <w:rPr>
          <w:rFonts w:ascii="Times New Roman" w:hAnsi="Times New Roman" w:cs="Times New Roman"/>
          <w:sz w:val="24"/>
          <w:szCs w:val="24"/>
          <w:lang w:val="en-US"/>
        </w:rPr>
        <w:t>eds</w:t>
      </w:r>
      <w:proofErr w:type="spellEnd"/>
      <w:r w:rsidRPr="00D53020">
        <w:rPr>
          <w:rFonts w:ascii="Times New Roman" w:hAnsi="Times New Roman" w:cs="Times New Roman"/>
          <w:sz w:val="24"/>
          <w:szCs w:val="24"/>
          <w:lang w:val="en-US"/>
        </w:rPr>
        <w:t xml:space="preserve">) Methods of soil analysis, Part </w:t>
      </w:r>
      <w:r w:rsidRPr="00D53020">
        <w:rPr>
          <w:rFonts w:ascii="Times New Roman" w:hAnsi="Times New Roman" w:cs="Times New Roman"/>
          <w:sz w:val="24"/>
          <w:szCs w:val="24"/>
          <w:lang w:val="en-US"/>
        </w:rPr>
        <w:tab/>
        <w:t xml:space="preserve">2. Microbiological and biochemical properties. Soil Science Society of America, </w:t>
      </w:r>
      <w:r w:rsidRPr="00D53020">
        <w:rPr>
          <w:rFonts w:ascii="Times New Roman" w:hAnsi="Times New Roman" w:cs="Times New Roman"/>
          <w:sz w:val="24"/>
          <w:szCs w:val="24"/>
          <w:lang w:val="en-US"/>
        </w:rPr>
        <w:tab/>
        <w:t>Madison, WI, pp 985-1018.</w:t>
      </w:r>
    </w:p>
    <w:p w14:paraId="2274014D" w14:textId="348B3167" w:rsidR="00A52CF8" w:rsidRPr="00D53020" w:rsidRDefault="00A52CF8"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Helfield</w:t>
      </w:r>
      <w:proofErr w:type="spellEnd"/>
      <w:r w:rsidRPr="00D53020">
        <w:rPr>
          <w:rFonts w:ascii="Times New Roman" w:hAnsi="Times New Roman" w:cs="Times New Roman"/>
          <w:sz w:val="24"/>
          <w:szCs w:val="24"/>
          <w:lang w:val="en-US"/>
        </w:rPr>
        <w:t xml:space="preserve">, J.M. and R.J. </w:t>
      </w:r>
      <w:proofErr w:type="spellStart"/>
      <w:r w:rsidRPr="00D53020">
        <w:rPr>
          <w:rFonts w:ascii="Times New Roman" w:hAnsi="Times New Roman" w:cs="Times New Roman"/>
          <w:sz w:val="24"/>
          <w:szCs w:val="24"/>
          <w:lang w:val="en-US"/>
        </w:rPr>
        <w:t>Naiman</w:t>
      </w:r>
      <w:proofErr w:type="spellEnd"/>
      <w:r w:rsidRPr="00D53020">
        <w:rPr>
          <w:rFonts w:ascii="Times New Roman" w:hAnsi="Times New Roman" w:cs="Times New Roman"/>
          <w:sz w:val="24"/>
          <w:szCs w:val="24"/>
          <w:lang w:val="en-US"/>
        </w:rPr>
        <w:t xml:space="preserve">. 2001. Effects of salmon-derived nitrogen on riparian forest </w:t>
      </w:r>
      <w:r w:rsidRPr="00D53020">
        <w:rPr>
          <w:rFonts w:ascii="Times New Roman" w:hAnsi="Times New Roman" w:cs="Times New Roman"/>
          <w:sz w:val="24"/>
          <w:szCs w:val="24"/>
          <w:lang w:val="en-US"/>
        </w:rPr>
        <w:tab/>
        <w:t>growth and implications for stream productivity. Ecology. 82: 2403-2409.</w:t>
      </w:r>
    </w:p>
    <w:p w14:paraId="24822DEB" w14:textId="40958F4E" w:rsidR="00A52CF8" w:rsidRPr="00D53020" w:rsidRDefault="00A52CF8"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lastRenderedPageBreak/>
        <w:t>Helfield</w:t>
      </w:r>
      <w:proofErr w:type="spellEnd"/>
      <w:r w:rsidRPr="00D53020">
        <w:rPr>
          <w:rFonts w:ascii="Times New Roman" w:hAnsi="Times New Roman" w:cs="Times New Roman"/>
          <w:sz w:val="24"/>
          <w:szCs w:val="24"/>
          <w:lang w:val="en-US"/>
        </w:rPr>
        <w:t xml:space="preserve">, J.M. and R.J. </w:t>
      </w:r>
      <w:proofErr w:type="spellStart"/>
      <w:r w:rsidRPr="00D53020">
        <w:rPr>
          <w:rFonts w:ascii="Times New Roman" w:hAnsi="Times New Roman" w:cs="Times New Roman"/>
          <w:sz w:val="24"/>
          <w:szCs w:val="24"/>
          <w:lang w:val="en-US"/>
        </w:rPr>
        <w:t>Naiman</w:t>
      </w:r>
      <w:proofErr w:type="spellEnd"/>
      <w:r w:rsidRPr="00D53020">
        <w:rPr>
          <w:rFonts w:ascii="Times New Roman" w:hAnsi="Times New Roman" w:cs="Times New Roman"/>
          <w:sz w:val="24"/>
          <w:szCs w:val="24"/>
          <w:lang w:val="en-US"/>
        </w:rPr>
        <w:t xml:space="preserve">. 2006. Keystone interactions: salmon and bear in riparian </w:t>
      </w:r>
      <w:r w:rsidRPr="00D53020">
        <w:rPr>
          <w:rFonts w:ascii="Times New Roman" w:hAnsi="Times New Roman" w:cs="Times New Roman"/>
          <w:sz w:val="24"/>
          <w:szCs w:val="24"/>
          <w:lang w:val="en-US"/>
        </w:rPr>
        <w:tab/>
        <w:t>forests of Alaska. Ecosystems. 9: 167-180.</w:t>
      </w:r>
    </w:p>
    <w:p w14:paraId="3A4E31F8" w14:textId="500DDBC1" w:rsidR="00D97C86" w:rsidRPr="00D53020" w:rsidRDefault="00D97C8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Hicks, B.J., M.S. </w:t>
      </w:r>
      <w:proofErr w:type="spellStart"/>
      <w:r w:rsidRPr="00D53020">
        <w:rPr>
          <w:rFonts w:ascii="Times New Roman" w:hAnsi="Times New Roman" w:cs="Times New Roman"/>
          <w:sz w:val="24"/>
          <w:szCs w:val="24"/>
          <w:lang w:val="en-US"/>
        </w:rPr>
        <w:t>Wipfli</w:t>
      </w:r>
      <w:proofErr w:type="spellEnd"/>
      <w:r w:rsidRPr="00D53020">
        <w:rPr>
          <w:rFonts w:ascii="Times New Roman" w:hAnsi="Times New Roman" w:cs="Times New Roman"/>
          <w:sz w:val="24"/>
          <w:szCs w:val="24"/>
          <w:lang w:val="en-US"/>
        </w:rPr>
        <w:t xml:space="preserve">, D.W. Lang, and M.E. Lang. 2005. Marine-derived nitrogen and </w:t>
      </w:r>
      <w:r w:rsidRPr="00D53020">
        <w:rPr>
          <w:rFonts w:ascii="Times New Roman" w:hAnsi="Times New Roman" w:cs="Times New Roman"/>
          <w:sz w:val="24"/>
          <w:szCs w:val="24"/>
          <w:lang w:val="en-US"/>
        </w:rPr>
        <w:tab/>
        <w:t xml:space="preserve">carbon to American Shad production in the Mattaponi River, Virginia, using stable </w:t>
      </w:r>
      <w:r w:rsidRPr="00D53020">
        <w:rPr>
          <w:rFonts w:ascii="Times New Roman" w:hAnsi="Times New Roman" w:cs="Times New Roman"/>
          <w:sz w:val="24"/>
          <w:szCs w:val="24"/>
          <w:lang w:val="en-US"/>
        </w:rPr>
        <w:tab/>
        <w:t>isotopes. Estuaries and Coasts. 30(6): 1034-1048.</w:t>
      </w:r>
    </w:p>
    <w:p w14:paraId="741A8304" w14:textId="0D188150" w:rsidR="007C074E" w:rsidRPr="00D53020" w:rsidRDefault="007C074E"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Holtgrieve, G.W., D.E. Schindler, and P.K. Jewett. 2009. Large predators and </w:t>
      </w:r>
      <w:r w:rsidRPr="00D53020">
        <w:rPr>
          <w:rFonts w:ascii="Times New Roman" w:hAnsi="Times New Roman" w:cs="Times New Roman"/>
          <w:sz w:val="24"/>
          <w:szCs w:val="24"/>
          <w:lang w:val="en-US"/>
        </w:rPr>
        <w:tab/>
        <w:t>biogeochemical hotspots: brown bear (</w:t>
      </w:r>
      <w:proofErr w:type="spellStart"/>
      <w:r w:rsidRPr="00D53020">
        <w:rPr>
          <w:rFonts w:ascii="Times New Roman" w:hAnsi="Times New Roman" w:cs="Times New Roman"/>
          <w:i/>
          <w:sz w:val="24"/>
          <w:szCs w:val="24"/>
          <w:lang w:val="en-US"/>
        </w:rPr>
        <w:t>Ursus</w:t>
      </w:r>
      <w:proofErr w:type="spellEnd"/>
      <w:r w:rsidRPr="00D53020">
        <w:rPr>
          <w:rFonts w:ascii="Times New Roman" w:hAnsi="Times New Roman" w:cs="Times New Roman"/>
          <w:i/>
          <w:sz w:val="24"/>
          <w:szCs w:val="24"/>
          <w:lang w:val="en-US"/>
        </w:rPr>
        <w:t xml:space="preserve"> </w:t>
      </w:r>
      <w:proofErr w:type="spellStart"/>
      <w:r w:rsidRPr="00D53020">
        <w:rPr>
          <w:rFonts w:ascii="Times New Roman" w:hAnsi="Times New Roman" w:cs="Times New Roman"/>
          <w:i/>
          <w:sz w:val="24"/>
          <w:szCs w:val="24"/>
          <w:lang w:val="en-US"/>
        </w:rPr>
        <w:t>arctos</w:t>
      </w:r>
      <w:proofErr w:type="spellEnd"/>
      <w:r w:rsidRPr="00D53020">
        <w:rPr>
          <w:rFonts w:ascii="Times New Roman" w:hAnsi="Times New Roman" w:cs="Times New Roman"/>
          <w:sz w:val="24"/>
          <w:szCs w:val="24"/>
          <w:lang w:val="en-US"/>
        </w:rPr>
        <w:t xml:space="preserve">) predation on salmon alters </w:t>
      </w:r>
      <w:r w:rsidRPr="00D53020">
        <w:rPr>
          <w:rFonts w:ascii="Times New Roman" w:hAnsi="Times New Roman" w:cs="Times New Roman"/>
          <w:sz w:val="24"/>
          <w:szCs w:val="24"/>
          <w:lang w:val="en-US"/>
        </w:rPr>
        <w:tab/>
        <w:t>nitrogen cycling in riparian soils. Ecological Research. 24: 1125-1135.</w:t>
      </w:r>
    </w:p>
    <w:p w14:paraId="0C282F40" w14:textId="2A75D68B" w:rsidR="007C074E" w:rsidRPr="00D53020" w:rsidRDefault="007C074E"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Holtgrieve</w:t>
      </w:r>
      <w:proofErr w:type="spellEnd"/>
      <w:r w:rsidRPr="00D53020">
        <w:rPr>
          <w:rFonts w:ascii="Times New Roman" w:hAnsi="Times New Roman" w:cs="Times New Roman"/>
          <w:sz w:val="24"/>
          <w:szCs w:val="24"/>
          <w:lang w:val="en-US"/>
        </w:rPr>
        <w:t xml:space="preserve">, G.W., D.E. Schindler, C.P. </w:t>
      </w:r>
      <w:proofErr w:type="spellStart"/>
      <w:r w:rsidRPr="00D53020">
        <w:rPr>
          <w:rFonts w:ascii="Times New Roman" w:hAnsi="Times New Roman" w:cs="Times New Roman"/>
          <w:sz w:val="24"/>
          <w:szCs w:val="24"/>
          <w:lang w:val="en-US"/>
        </w:rPr>
        <w:t>Gowell</w:t>
      </w:r>
      <w:proofErr w:type="spellEnd"/>
      <w:r w:rsidRPr="00D53020">
        <w:rPr>
          <w:rFonts w:ascii="Times New Roman" w:hAnsi="Times New Roman" w:cs="Times New Roman"/>
          <w:sz w:val="24"/>
          <w:szCs w:val="24"/>
          <w:lang w:val="en-US"/>
        </w:rPr>
        <w:t xml:space="preserve">, C.P. Ruff, and P.J. </w:t>
      </w:r>
      <w:proofErr w:type="spellStart"/>
      <w:r w:rsidRPr="00D53020">
        <w:rPr>
          <w:rFonts w:ascii="Times New Roman" w:hAnsi="Times New Roman" w:cs="Times New Roman"/>
          <w:sz w:val="24"/>
          <w:szCs w:val="24"/>
          <w:lang w:val="en-US"/>
        </w:rPr>
        <w:t>Lisi</w:t>
      </w:r>
      <w:proofErr w:type="spellEnd"/>
      <w:r w:rsidRPr="00D53020">
        <w:rPr>
          <w:rFonts w:ascii="Times New Roman" w:hAnsi="Times New Roman" w:cs="Times New Roman"/>
          <w:sz w:val="24"/>
          <w:szCs w:val="24"/>
          <w:lang w:val="en-US"/>
        </w:rPr>
        <w:t xml:space="preserve">. 2010, Stream </w:t>
      </w:r>
      <w:r w:rsidRPr="00D53020">
        <w:rPr>
          <w:rFonts w:ascii="Times New Roman" w:hAnsi="Times New Roman" w:cs="Times New Roman"/>
          <w:sz w:val="24"/>
          <w:szCs w:val="24"/>
          <w:lang w:val="en-US"/>
        </w:rPr>
        <w:tab/>
        <w:t xml:space="preserve">geomorphology regulates the effects on periphyton of ecosystems engineering and </w:t>
      </w:r>
      <w:r w:rsidRPr="00D53020">
        <w:rPr>
          <w:rFonts w:ascii="Times New Roman" w:hAnsi="Times New Roman" w:cs="Times New Roman"/>
          <w:sz w:val="24"/>
          <w:szCs w:val="24"/>
          <w:lang w:val="en-US"/>
        </w:rPr>
        <w:tab/>
        <w:t>nutrient enrichment by Pacific salmon. Freshwater Biology. 55: 2598-2611.</w:t>
      </w:r>
    </w:p>
    <w:p w14:paraId="76597396" w14:textId="2ACE4FAC" w:rsidR="00004EA6" w:rsidRPr="00D53020" w:rsidRDefault="00004EA6"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Kasischke</w:t>
      </w:r>
      <w:proofErr w:type="spellEnd"/>
      <w:r w:rsidRPr="00D53020">
        <w:rPr>
          <w:rFonts w:ascii="Times New Roman" w:hAnsi="Times New Roman" w:cs="Times New Roman"/>
          <w:sz w:val="24"/>
          <w:szCs w:val="24"/>
          <w:lang w:val="en-US"/>
        </w:rPr>
        <w:t xml:space="preserve">, E.S. and N.H.F. French. 1995. Locating and estimating the areal extent of </w:t>
      </w:r>
      <w:r w:rsidRPr="00D53020">
        <w:rPr>
          <w:rFonts w:ascii="Times New Roman" w:hAnsi="Times New Roman" w:cs="Times New Roman"/>
          <w:sz w:val="24"/>
          <w:szCs w:val="24"/>
          <w:lang w:val="en-US"/>
        </w:rPr>
        <w:tab/>
        <w:t xml:space="preserve">wildfires in Alaskan boreal forests using multiple-season AVHRR NDVI composite </w:t>
      </w:r>
      <w:r w:rsidRPr="00D53020">
        <w:rPr>
          <w:rFonts w:ascii="Times New Roman" w:hAnsi="Times New Roman" w:cs="Times New Roman"/>
          <w:sz w:val="24"/>
          <w:szCs w:val="24"/>
          <w:lang w:val="en-US"/>
        </w:rPr>
        <w:tab/>
        <w:t>data. Remote Sensing of Environment. 51(2): 263-275.</w:t>
      </w:r>
    </w:p>
    <w:p w14:paraId="40E73711" w14:textId="1FAC5D4C" w:rsidR="00457B8F" w:rsidRPr="00D53020" w:rsidRDefault="00457B8F"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Mitchell, N.L. and G.A. 2005. Responses in dissolved nutrients and </w:t>
      </w:r>
      <w:proofErr w:type="spellStart"/>
      <w:r w:rsidRPr="00D53020">
        <w:rPr>
          <w:rFonts w:ascii="Times New Roman" w:hAnsi="Times New Roman" w:cs="Times New Roman"/>
          <w:sz w:val="24"/>
          <w:szCs w:val="24"/>
          <w:lang w:val="en-US"/>
        </w:rPr>
        <w:t>epilithon</w:t>
      </w:r>
      <w:proofErr w:type="spellEnd"/>
      <w:r w:rsidRPr="00D53020">
        <w:rPr>
          <w:rFonts w:ascii="Times New Roman" w:hAnsi="Times New Roman" w:cs="Times New Roman"/>
          <w:sz w:val="24"/>
          <w:szCs w:val="24"/>
          <w:lang w:val="en-US"/>
        </w:rPr>
        <w:t xml:space="preserve"> abundance to </w:t>
      </w:r>
      <w:r w:rsidRPr="00D53020">
        <w:rPr>
          <w:rFonts w:ascii="Times New Roman" w:hAnsi="Times New Roman" w:cs="Times New Roman"/>
          <w:sz w:val="24"/>
          <w:szCs w:val="24"/>
          <w:lang w:val="en-US"/>
        </w:rPr>
        <w:tab/>
        <w:t xml:space="preserve">spawning salmon in southeast Alaska streams. Limnology and Oceanography. 50(1): </w:t>
      </w:r>
      <w:r w:rsidRPr="00D53020">
        <w:rPr>
          <w:rFonts w:ascii="Times New Roman" w:hAnsi="Times New Roman" w:cs="Times New Roman"/>
          <w:sz w:val="24"/>
          <w:szCs w:val="24"/>
          <w:lang w:val="en-US"/>
        </w:rPr>
        <w:tab/>
        <w:t>217-227.</w:t>
      </w:r>
    </w:p>
    <w:p w14:paraId="327BA44F" w14:textId="6496B5EC" w:rsidR="00B85FB6" w:rsidRPr="00D53020" w:rsidRDefault="00B85FB6"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Naiman</w:t>
      </w:r>
      <w:proofErr w:type="spellEnd"/>
      <w:r w:rsidRPr="00D53020">
        <w:rPr>
          <w:rFonts w:ascii="Times New Roman" w:hAnsi="Times New Roman" w:cs="Times New Roman"/>
          <w:sz w:val="24"/>
          <w:szCs w:val="24"/>
          <w:lang w:val="en-US"/>
        </w:rPr>
        <w:t xml:space="preserve">, R.J. and H. </w:t>
      </w:r>
      <w:proofErr w:type="spellStart"/>
      <w:r w:rsidRPr="00D53020">
        <w:rPr>
          <w:rFonts w:ascii="Times New Roman" w:hAnsi="Times New Roman" w:cs="Times New Roman"/>
          <w:sz w:val="24"/>
          <w:szCs w:val="24"/>
          <w:lang w:val="en-US"/>
        </w:rPr>
        <w:t>Décamps</w:t>
      </w:r>
      <w:proofErr w:type="spellEnd"/>
      <w:r w:rsidRPr="00D53020">
        <w:rPr>
          <w:rFonts w:ascii="Times New Roman" w:hAnsi="Times New Roman" w:cs="Times New Roman"/>
          <w:sz w:val="24"/>
          <w:szCs w:val="24"/>
          <w:lang w:val="en-US"/>
        </w:rPr>
        <w:t>. 1997. The ecology of interfaces: riparian zones. Annua</w:t>
      </w:r>
      <w:r w:rsidR="007C074E" w:rsidRPr="00D53020">
        <w:rPr>
          <w:rFonts w:ascii="Times New Roman" w:hAnsi="Times New Roman" w:cs="Times New Roman"/>
          <w:sz w:val="24"/>
          <w:szCs w:val="24"/>
          <w:lang w:val="en-US"/>
        </w:rPr>
        <w:t xml:space="preserve">l </w:t>
      </w:r>
      <w:r w:rsidR="007C074E" w:rsidRPr="00D53020">
        <w:rPr>
          <w:rFonts w:ascii="Times New Roman" w:hAnsi="Times New Roman" w:cs="Times New Roman"/>
          <w:sz w:val="24"/>
          <w:szCs w:val="24"/>
          <w:lang w:val="en-US"/>
        </w:rPr>
        <w:tab/>
        <w:t>Review of Ecological Systems. 28: 621-658.</w:t>
      </w:r>
    </w:p>
    <w:p w14:paraId="668DA580" w14:textId="681D3D47" w:rsidR="00B85FB6" w:rsidRPr="00D53020" w:rsidRDefault="00B85FB6"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Naiman</w:t>
      </w:r>
      <w:proofErr w:type="spellEnd"/>
      <w:r w:rsidRPr="00D53020">
        <w:rPr>
          <w:rFonts w:ascii="Times New Roman" w:hAnsi="Times New Roman" w:cs="Times New Roman"/>
          <w:sz w:val="24"/>
          <w:szCs w:val="24"/>
          <w:lang w:val="en-US"/>
        </w:rPr>
        <w:t xml:space="preserve">, R.J., K.L. </w:t>
      </w:r>
      <w:proofErr w:type="spellStart"/>
      <w:r w:rsidRPr="00D53020">
        <w:rPr>
          <w:rFonts w:ascii="Times New Roman" w:hAnsi="Times New Roman" w:cs="Times New Roman"/>
          <w:sz w:val="24"/>
          <w:szCs w:val="24"/>
          <w:lang w:val="en-US"/>
        </w:rPr>
        <w:t>Fetherston</w:t>
      </w:r>
      <w:proofErr w:type="spellEnd"/>
      <w:r w:rsidRPr="00D53020">
        <w:rPr>
          <w:rFonts w:ascii="Times New Roman" w:hAnsi="Times New Roman" w:cs="Times New Roman"/>
          <w:sz w:val="24"/>
          <w:szCs w:val="24"/>
          <w:lang w:val="en-US"/>
        </w:rPr>
        <w:t xml:space="preserve">, S.J. McKay, J. Chen. 1998. Riparian forests. In: </w:t>
      </w:r>
      <w:proofErr w:type="spellStart"/>
      <w:r w:rsidRPr="00D53020">
        <w:rPr>
          <w:rFonts w:ascii="Times New Roman" w:hAnsi="Times New Roman" w:cs="Times New Roman"/>
          <w:sz w:val="24"/>
          <w:szCs w:val="24"/>
          <w:lang w:val="en-US"/>
        </w:rPr>
        <w:t>Naiman</w:t>
      </w:r>
      <w:proofErr w:type="spellEnd"/>
      <w:r w:rsidRPr="00D53020">
        <w:rPr>
          <w:rFonts w:ascii="Times New Roman" w:hAnsi="Times New Roman" w:cs="Times New Roman"/>
          <w:sz w:val="24"/>
          <w:szCs w:val="24"/>
          <w:lang w:val="en-US"/>
        </w:rPr>
        <w:t xml:space="preserve"> R.J., </w:t>
      </w:r>
      <w:r w:rsidRPr="00D53020">
        <w:rPr>
          <w:rFonts w:ascii="Times New Roman" w:hAnsi="Times New Roman" w:cs="Times New Roman"/>
          <w:sz w:val="24"/>
          <w:szCs w:val="24"/>
          <w:lang w:val="en-US"/>
        </w:rPr>
        <w:tab/>
        <w:t>Bilby, R.E. (</w:t>
      </w:r>
      <w:proofErr w:type="spellStart"/>
      <w:r w:rsidRPr="00D53020">
        <w:rPr>
          <w:rFonts w:ascii="Times New Roman" w:hAnsi="Times New Roman" w:cs="Times New Roman"/>
          <w:sz w:val="24"/>
          <w:szCs w:val="24"/>
          <w:lang w:val="en-US"/>
        </w:rPr>
        <w:t>eds</w:t>
      </w:r>
      <w:proofErr w:type="spellEnd"/>
      <w:r w:rsidRPr="00D53020">
        <w:rPr>
          <w:rFonts w:ascii="Times New Roman" w:hAnsi="Times New Roman" w:cs="Times New Roman"/>
          <w:sz w:val="24"/>
          <w:szCs w:val="24"/>
          <w:lang w:val="en-US"/>
        </w:rPr>
        <w:t xml:space="preserve">). River ecology and management. Springer, Berlin Heidelberg New </w:t>
      </w:r>
      <w:r w:rsidRPr="00D53020">
        <w:rPr>
          <w:rFonts w:ascii="Times New Roman" w:hAnsi="Times New Roman" w:cs="Times New Roman"/>
          <w:sz w:val="24"/>
          <w:szCs w:val="24"/>
          <w:lang w:val="en-US"/>
        </w:rPr>
        <w:tab/>
        <w:t>York, pp. 289-323.</w:t>
      </w:r>
    </w:p>
    <w:p w14:paraId="165A3B64" w14:textId="4104EAC0" w:rsidR="00457B8F" w:rsidRPr="00D53020" w:rsidRDefault="00457B8F"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t>Rüegg</w:t>
      </w:r>
      <w:proofErr w:type="spellEnd"/>
      <w:r w:rsidR="00B85FB6" w:rsidRPr="00D53020">
        <w:rPr>
          <w:rFonts w:ascii="Times New Roman" w:hAnsi="Times New Roman" w:cs="Times New Roman"/>
          <w:sz w:val="24"/>
          <w:szCs w:val="24"/>
          <w:lang w:val="en-US"/>
        </w:rPr>
        <w:t xml:space="preserve">, J., S.D. Tiegs, D.T. </w:t>
      </w:r>
      <w:proofErr w:type="spellStart"/>
      <w:r w:rsidR="00B85FB6" w:rsidRPr="00D53020">
        <w:rPr>
          <w:rFonts w:ascii="Times New Roman" w:hAnsi="Times New Roman" w:cs="Times New Roman"/>
          <w:sz w:val="24"/>
          <w:szCs w:val="24"/>
          <w:lang w:val="en-US"/>
        </w:rPr>
        <w:t>Chaloner</w:t>
      </w:r>
      <w:proofErr w:type="spellEnd"/>
      <w:r w:rsidR="00B85FB6" w:rsidRPr="00D53020">
        <w:rPr>
          <w:rFonts w:ascii="Times New Roman" w:hAnsi="Times New Roman" w:cs="Times New Roman"/>
          <w:sz w:val="24"/>
          <w:szCs w:val="24"/>
          <w:lang w:val="en-US"/>
        </w:rPr>
        <w:t xml:space="preserve">, P.S. Levi, J.L. Tank, and G.A. Lamberti. 2011. Salmon </w:t>
      </w:r>
      <w:r w:rsidR="00B85FB6" w:rsidRPr="00D53020">
        <w:rPr>
          <w:rFonts w:ascii="Times New Roman" w:hAnsi="Times New Roman" w:cs="Times New Roman"/>
          <w:sz w:val="24"/>
          <w:szCs w:val="24"/>
          <w:lang w:val="en-US"/>
        </w:rPr>
        <w:tab/>
        <w:t xml:space="preserve">subsidies alleviate nutrient limitation of benthic biofilms in southeast Alaska streams. </w:t>
      </w:r>
      <w:r w:rsidR="00B85FB6" w:rsidRPr="00D53020">
        <w:rPr>
          <w:rFonts w:ascii="Times New Roman" w:hAnsi="Times New Roman" w:cs="Times New Roman"/>
          <w:sz w:val="24"/>
          <w:szCs w:val="24"/>
          <w:lang w:val="en-US"/>
        </w:rPr>
        <w:tab/>
        <w:t>Canadian Journal of Fisheries and Aquatic Sciences. 68(2): 277-287.</w:t>
      </w:r>
    </w:p>
    <w:p w14:paraId="682DB538" w14:textId="63B2A818" w:rsidR="00004EA6" w:rsidRPr="00D53020" w:rsidRDefault="00004EA6" w:rsidP="0029107A">
      <w:pPr>
        <w:spacing w:line="480" w:lineRule="auto"/>
        <w:contextualSpacing/>
        <w:rPr>
          <w:rFonts w:ascii="Times New Roman" w:hAnsi="Times New Roman" w:cs="Times New Roman"/>
          <w:sz w:val="24"/>
          <w:szCs w:val="24"/>
          <w:lang w:val="en-US"/>
        </w:rPr>
      </w:pPr>
      <w:proofErr w:type="spellStart"/>
      <w:r w:rsidRPr="00D53020">
        <w:rPr>
          <w:rFonts w:ascii="Times New Roman" w:hAnsi="Times New Roman" w:cs="Times New Roman"/>
          <w:sz w:val="24"/>
          <w:szCs w:val="24"/>
          <w:lang w:val="en-US"/>
        </w:rPr>
        <w:lastRenderedPageBreak/>
        <w:t>Schoeninger</w:t>
      </w:r>
      <w:proofErr w:type="spellEnd"/>
      <w:r w:rsidRPr="00D53020">
        <w:rPr>
          <w:rFonts w:ascii="Times New Roman" w:hAnsi="Times New Roman" w:cs="Times New Roman"/>
          <w:sz w:val="24"/>
          <w:szCs w:val="24"/>
          <w:lang w:val="en-US"/>
        </w:rPr>
        <w:t xml:space="preserve">, M.J., M.J. </w:t>
      </w:r>
      <w:proofErr w:type="spellStart"/>
      <w:r w:rsidRPr="00D53020">
        <w:rPr>
          <w:rFonts w:ascii="Times New Roman" w:hAnsi="Times New Roman" w:cs="Times New Roman"/>
          <w:sz w:val="24"/>
          <w:szCs w:val="24"/>
          <w:lang w:val="en-US"/>
        </w:rPr>
        <w:t>DeNiro</w:t>
      </w:r>
      <w:proofErr w:type="spellEnd"/>
      <w:r w:rsidRPr="00D53020">
        <w:rPr>
          <w:rFonts w:ascii="Times New Roman" w:hAnsi="Times New Roman" w:cs="Times New Roman"/>
          <w:sz w:val="24"/>
          <w:szCs w:val="24"/>
          <w:lang w:val="en-US"/>
        </w:rPr>
        <w:t xml:space="preserve"> and H. Tauber. 1983. Stable nitrogen isotope ratios of bone </w:t>
      </w:r>
      <w:r w:rsidRPr="00D53020">
        <w:rPr>
          <w:rFonts w:ascii="Times New Roman" w:hAnsi="Times New Roman" w:cs="Times New Roman"/>
          <w:sz w:val="24"/>
          <w:szCs w:val="24"/>
          <w:lang w:val="en-US"/>
        </w:rPr>
        <w:tab/>
        <w:t xml:space="preserve">collagen reflect marine mammal and terrestrial components of prehistoric human diet. </w:t>
      </w:r>
      <w:r w:rsidRPr="00D53020">
        <w:rPr>
          <w:rFonts w:ascii="Times New Roman" w:hAnsi="Times New Roman" w:cs="Times New Roman"/>
          <w:sz w:val="24"/>
          <w:szCs w:val="24"/>
          <w:lang w:val="en-US"/>
        </w:rPr>
        <w:tab/>
        <w:t xml:space="preserve">Science. 220: 1381-1383. </w:t>
      </w:r>
    </w:p>
    <w:p w14:paraId="76344C1A" w14:textId="1AF3175C" w:rsidR="007B66AA" w:rsidRPr="00D53020" w:rsidRDefault="007B66AA"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Schindler, D.E., M.D. </w:t>
      </w:r>
      <w:proofErr w:type="spellStart"/>
      <w:r w:rsidRPr="00D53020">
        <w:rPr>
          <w:rFonts w:ascii="Times New Roman" w:hAnsi="Times New Roman" w:cs="Times New Roman"/>
          <w:sz w:val="24"/>
          <w:szCs w:val="24"/>
          <w:lang w:val="en-US"/>
        </w:rPr>
        <w:t>Scheuerell</w:t>
      </w:r>
      <w:proofErr w:type="spellEnd"/>
      <w:r w:rsidRPr="00D53020">
        <w:rPr>
          <w:rFonts w:ascii="Times New Roman" w:hAnsi="Times New Roman" w:cs="Times New Roman"/>
          <w:sz w:val="24"/>
          <w:szCs w:val="24"/>
          <w:lang w:val="en-US"/>
        </w:rPr>
        <w:t xml:space="preserve">, J.W. Moore, S.M. </w:t>
      </w:r>
      <w:proofErr w:type="spellStart"/>
      <w:r w:rsidRPr="00D53020">
        <w:rPr>
          <w:rFonts w:ascii="Times New Roman" w:hAnsi="Times New Roman" w:cs="Times New Roman"/>
          <w:sz w:val="24"/>
          <w:szCs w:val="24"/>
          <w:lang w:val="en-US"/>
        </w:rPr>
        <w:t>Gende</w:t>
      </w:r>
      <w:proofErr w:type="spellEnd"/>
      <w:r w:rsidRPr="00D53020">
        <w:rPr>
          <w:rFonts w:ascii="Times New Roman" w:hAnsi="Times New Roman" w:cs="Times New Roman"/>
          <w:sz w:val="24"/>
          <w:szCs w:val="24"/>
          <w:lang w:val="en-US"/>
        </w:rPr>
        <w:t xml:space="preserve">, T.B. Francis, and W.J. </w:t>
      </w:r>
      <w:proofErr w:type="spellStart"/>
      <w:r w:rsidRPr="00D53020">
        <w:rPr>
          <w:rFonts w:ascii="Times New Roman" w:hAnsi="Times New Roman" w:cs="Times New Roman"/>
          <w:sz w:val="24"/>
          <w:szCs w:val="24"/>
          <w:lang w:val="en-US"/>
        </w:rPr>
        <w:t>Palen</w:t>
      </w:r>
      <w:proofErr w:type="spellEnd"/>
      <w:r w:rsidRPr="00D53020">
        <w:rPr>
          <w:rFonts w:ascii="Times New Roman" w:hAnsi="Times New Roman" w:cs="Times New Roman"/>
          <w:sz w:val="24"/>
          <w:szCs w:val="24"/>
          <w:lang w:val="en-US"/>
        </w:rPr>
        <w:t xml:space="preserve">. </w:t>
      </w:r>
      <w:r w:rsidR="00D97C86"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 xml:space="preserve">2003. Pacific salmon and the ecology of coastal ecosystems. Frontiers in Ecology and </w:t>
      </w:r>
      <w:r w:rsidR="00D97C86"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 xml:space="preserve">the Environment. </w:t>
      </w:r>
      <w:r w:rsidR="00D97C86" w:rsidRPr="00D53020">
        <w:rPr>
          <w:rFonts w:ascii="Times New Roman" w:hAnsi="Times New Roman" w:cs="Times New Roman"/>
          <w:sz w:val="24"/>
          <w:szCs w:val="24"/>
          <w:lang w:val="en-US"/>
        </w:rPr>
        <w:t>1: 31-37.</w:t>
      </w:r>
    </w:p>
    <w:p w14:paraId="46B975E9" w14:textId="77777777" w:rsidR="005F4426" w:rsidRPr="00D53020" w:rsidRDefault="005F4426">
      <w:pPr>
        <w:rPr>
          <w:rFonts w:ascii="Times New Roman" w:hAnsi="Times New Roman" w:cs="Times New Roman"/>
          <w:b/>
          <w:sz w:val="24"/>
          <w:szCs w:val="24"/>
          <w:lang w:val="en-US"/>
        </w:rPr>
      </w:pPr>
      <w:r w:rsidRPr="00D53020">
        <w:rPr>
          <w:rFonts w:ascii="Times New Roman" w:hAnsi="Times New Roman" w:cs="Times New Roman"/>
          <w:b/>
          <w:sz w:val="24"/>
          <w:szCs w:val="24"/>
          <w:lang w:val="en-US"/>
        </w:rPr>
        <w:br w:type="page"/>
      </w:r>
    </w:p>
    <w:p w14:paraId="739C7243" w14:textId="77777777" w:rsidR="00E85D8D" w:rsidRPr="00D53020" w:rsidRDefault="00915DF9" w:rsidP="0029107A">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lastRenderedPageBreak/>
        <w:t>Tables</w:t>
      </w:r>
    </w:p>
    <w:p w14:paraId="16BAFA8B" w14:textId="59689C27" w:rsidR="00450875" w:rsidRPr="00D53020" w:rsidRDefault="00450875" w:rsidP="0029107A">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sz w:val="24"/>
          <w:szCs w:val="24"/>
          <w:lang w:val="en-US"/>
        </w:rPr>
        <w:t xml:space="preserve">Table 1: </w:t>
      </w:r>
      <w:r w:rsidR="0007420B" w:rsidRPr="00D53020">
        <w:rPr>
          <w:rFonts w:ascii="Times New Roman" w:hAnsi="Times New Roman" w:cs="Times New Roman"/>
          <w:sz w:val="24"/>
          <w:szCs w:val="24"/>
          <w:lang w:val="en-US"/>
        </w:rPr>
        <w:t xml:space="preserve">Models with </w:t>
      </w:r>
      <w:r w:rsidR="005F4426" w:rsidRPr="00D53020">
        <w:rPr>
          <w:rFonts w:ascii="Times New Roman" w:hAnsi="Times New Roman" w:cs="Times New Roman"/>
          <w:sz w:val="24"/>
          <w:szCs w:val="24"/>
          <w:lang w:val="en-US"/>
        </w:rPr>
        <w:t xml:space="preserve">relative </w:t>
      </w:r>
      <w:r w:rsidR="0007420B" w:rsidRPr="00D53020">
        <w:rPr>
          <w:rFonts w:ascii="Times New Roman" w:hAnsi="Times New Roman" w:cs="Times New Roman"/>
          <w:sz w:val="24"/>
          <w:szCs w:val="24"/>
          <w:lang w:val="en-US"/>
        </w:rPr>
        <w:t>support using AIC analysis</w:t>
      </w:r>
      <w:r w:rsidR="00EF7368" w:rsidRPr="00D53020">
        <w:rPr>
          <w:rFonts w:ascii="Times New Roman" w:hAnsi="Times New Roman" w:cs="Times New Roman"/>
          <w:sz w:val="24"/>
          <w:szCs w:val="24"/>
          <w:lang w:val="en-US"/>
        </w:rPr>
        <w:t xml:space="preserve"> for each response variable</w:t>
      </w:r>
      <w:r w:rsidR="0007420B" w:rsidRPr="00D53020">
        <w:rPr>
          <w:rFonts w:ascii="Times New Roman" w:hAnsi="Times New Roman" w:cs="Times New Roman"/>
          <w:sz w:val="24"/>
          <w:szCs w:val="24"/>
          <w:lang w:val="en-US"/>
        </w:rPr>
        <w:t xml:space="preserve"> </w:t>
      </w:r>
    </w:p>
    <w:tbl>
      <w:tblPr>
        <w:tblStyle w:val="TableGrid"/>
        <w:tblpPr w:leftFromText="187" w:rightFromText="187" w:vertAnchor="page" w:horzAnchor="margin" w:tblpY="2681"/>
        <w:tblOverlap w:val="never"/>
        <w:tblW w:w="9828" w:type="dxa"/>
        <w:tblBorders>
          <w:insideV w:val="none" w:sz="0" w:space="0" w:color="auto"/>
        </w:tblBorders>
        <w:tblLook w:val="04A0" w:firstRow="1" w:lastRow="0" w:firstColumn="1" w:lastColumn="0" w:noHBand="0" w:noVBand="1"/>
      </w:tblPr>
      <w:tblGrid>
        <w:gridCol w:w="2240"/>
        <w:gridCol w:w="1410"/>
        <w:gridCol w:w="1175"/>
        <w:gridCol w:w="5003"/>
      </w:tblGrid>
      <w:tr w:rsidR="000A7FAD" w:rsidRPr="00D53020" w14:paraId="2E83E6AB" w14:textId="77777777" w:rsidTr="000A7FAD">
        <w:trPr>
          <w:trHeight w:val="542"/>
        </w:trPr>
        <w:tc>
          <w:tcPr>
            <w:tcW w:w="2278" w:type="dxa"/>
            <w:tcBorders>
              <w:top w:val="single" w:sz="4" w:space="0" w:color="auto"/>
              <w:left w:val="nil"/>
              <w:bottom w:val="single" w:sz="12" w:space="0" w:color="auto"/>
            </w:tcBorders>
          </w:tcPr>
          <w:p w14:paraId="4B196AD9" w14:textId="77777777" w:rsidR="005F4426" w:rsidRPr="00D53020" w:rsidRDefault="005F4426" w:rsidP="005F4426">
            <w:pPr>
              <w:jc w:val="center"/>
              <w:rPr>
                <w:rFonts w:ascii="Times New Roman" w:hAnsi="Times New Roman"/>
                <w:b/>
                <w:color w:val="000000" w:themeColor="text1"/>
              </w:rPr>
            </w:pPr>
            <w:r w:rsidRPr="00D53020">
              <w:rPr>
                <w:rFonts w:ascii="Times New Roman" w:hAnsi="Times New Roman"/>
                <w:b/>
                <w:color w:val="000000" w:themeColor="text1"/>
              </w:rPr>
              <w:t>Response Variable</w:t>
            </w:r>
          </w:p>
        </w:tc>
        <w:tc>
          <w:tcPr>
            <w:tcW w:w="1430" w:type="dxa"/>
            <w:tcBorders>
              <w:top w:val="single" w:sz="4" w:space="0" w:color="auto"/>
              <w:left w:val="nil"/>
              <w:bottom w:val="single" w:sz="12" w:space="0" w:color="auto"/>
              <w:right w:val="nil"/>
            </w:tcBorders>
          </w:tcPr>
          <w:p w14:paraId="2924E385" w14:textId="77777777" w:rsidR="005F4426" w:rsidRPr="00D53020" w:rsidRDefault="005F4426" w:rsidP="005F4426">
            <w:pPr>
              <w:jc w:val="center"/>
              <w:rPr>
                <w:rFonts w:ascii="Times New Roman" w:hAnsi="Times New Roman"/>
                <w:b/>
                <w:color w:val="000000" w:themeColor="text1"/>
              </w:rPr>
            </w:pPr>
            <w:r w:rsidRPr="00D53020">
              <w:rPr>
                <w:rFonts w:ascii="Times New Roman" w:hAnsi="Times New Roman"/>
                <w:b/>
                <w:color w:val="000000" w:themeColor="text1"/>
              </w:rPr>
              <w:t>AIC Weight</w:t>
            </w:r>
          </w:p>
        </w:tc>
        <w:tc>
          <w:tcPr>
            <w:tcW w:w="990" w:type="dxa"/>
            <w:tcBorders>
              <w:top w:val="single" w:sz="4" w:space="0" w:color="auto"/>
              <w:left w:val="nil"/>
              <w:bottom w:val="single" w:sz="12" w:space="0" w:color="auto"/>
            </w:tcBorders>
          </w:tcPr>
          <w:p w14:paraId="0739333F" w14:textId="3B12EA5D" w:rsidR="005F4426" w:rsidRPr="00D53020" w:rsidRDefault="005B0ECA" w:rsidP="005F4426">
            <w:pPr>
              <w:jc w:val="center"/>
              <w:rPr>
                <w:rFonts w:ascii="Times New Roman" w:hAnsi="Times New Roman"/>
                <w:b/>
                <w:color w:val="000000" w:themeColor="text1"/>
              </w:rPr>
            </w:pPr>
            <m:oMath>
              <m:r>
                <w:ins w:id="562" w:author="Gordon Holtgrieve" w:date="2018-08-23T13:33:00Z">
                  <m:rPr>
                    <m:sty m:val="bi"/>
                  </m:rPr>
                  <w:rPr>
                    <w:rFonts w:ascii="Cambria Math" w:hAnsi="Cambria Math"/>
                    <w:color w:val="000000" w:themeColor="text1"/>
                  </w:rPr>
                  <m:t>∆</m:t>
                </w:ins>
              </m:r>
              <m:r>
                <w:del w:id="563" w:author="Gordon Holtgrieve" w:date="2018-08-23T13:33:00Z">
                  <m:rPr>
                    <m:sty m:val="bi"/>
                  </m:rPr>
                  <w:rPr>
                    <w:rFonts w:ascii="Cambria Math" w:hAnsi="Cambria Math"/>
                    <w:color w:val="000000" w:themeColor="text1"/>
                  </w:rPr>
                  <m:t>del</m:t>
                </w:del>
              </m:r>
            </m:oMath>
            <w:r w:rsidR="005F4426" w:rsidRPr="00D53020">
              <w:rPr>
                <w:rFonts w:ascii="Times New Roman" w:hAnsi="Times New Roman"/>
                <w:b/>
                <w:color w:val="000000" w:themeColor="text1"/>
              </w:rPr>
              <w:t>AIC</w:t>
            </w:r>
          </w:p>
        </w:tc>
        <w:tc>
          <w:tcPr>
            <w:tcW w:w="5130" w:type="dxa"/>
            <w:tcBorders>
              <w:top w:val="single" w:sz="4" w:space="0" w:color="auto"/>
              <w:bottom w:val="single" w:sz="12" w:space="0" w:color="auto"/>
              <w:right w:val="nil"/>
            </w:tcBorders>
          </w:tcPr>
          <w:p w14:paraId="386FA7C4" w14:textId="77777777" w:rsidR="005F4426" w:rsidRPr="00D53020" w:rsidRDefault="005F4426" w:rsidP="005F4426">
            <w:pPr>
              <w:jc w:val="center"/>
              <w:rPr>
                <w:rFonts w:ascii="Times New Roman" w:hAnsi="Times New Roman"/>
                <w:b/>
                <w:color w:val="000000" w:themeColor="text1"/>
              </w:rPr>
            </w:pPr>
            <w:r w:rsidRPr="00D53020">
              <w:rPr>
                <w:rFonts w:ascii="Times New Roman" w:hAnsi="Times New Roman"/>
                <w:b/>
                <w:color w:val="000000" w:themeColor="text1"/>
              </w:rPr>
              <w:t>Models with Relative Support</w:t>
            </w:r>
          </w:p>
        </w:tc>
      </w:tr>
      <w:tr w:rsidR="000A7FAD" w:rsidRPr="00D53020" w14:paraId="79634CE9" w14:textId="77777777" w:rsidTr="000A7FAD">
        <w:trPr>
          <w:trHeight w:val="360"/>
        </w:trPr>
        <w:tc>
          <w:tcPr>
            <w:tcW w:w="2278" w:type="dxa"/>
            <w:vMerge w:val="restart"/>
            <w:tcBorders>
              <w:top w:val="single" w:sz="12" w:space="0" w:color="auto"/>
              <w:left w:val="nil"/>
            </w:tcBorders>
          </w:tcPr>
          <w:p w14:paraId="1534E725" w14:textId="77777777" w:rsidR="005F4426" w:rsidRPr="00D53020" w:rsidRDefault="005F4426" w:rsidP="005F4426">
            <w:pPr>
              <w:rPr>
                <w:rFonts w:ascii="Times New Roman" w:hAnsi="Times New Roman"/>
                <w:sz w:val="20"/>
                <w:szCs w:val="20"/>
              </w:rPr>
            </w:pPr>
            <w:r w:rsidRPr="00D53020">
              <w:rPr>
                <w:rFonts w:ascii="Times New Roman" w:hAnsi="Times New Roman"/>
                <w:sz w:val="20"/>
                <w:szCs w:val="20"/>
              </w:rPr>
              <w:t xml:space="preserve">Bulk </w:t>
            </w: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N</w:t>
            </w:r>
          </w:p>
        </w:tc>
        <w:tc>
          <w:tcPr>
            <w:tcW w:w="1430" w:type="dxa"/>
            <w:tcBorders>
              <w:top w:val="single" w:sz="12" w:space="0" w:color="auto"/>
              <w:left w:val="nil"/>
              <w:bottom w:val="nil"/>
              <w:right w:val="nil"/>
            </w:tcBorders>
          </w:tcPr>
          <w:p w14:paraId="299432AF" w14:textId="78C0B564" w:rsidR="005F4426" w:rsidRPr="00D53020" w:rsidRDefault="005F4426" w:rsidP="005F4426">
            <w:pPr>
              <w:jc w:val="center"/>
              <w:rPr>
                <w:rFonts w:ascii="Times New Roman" w:hAnsi="Times New Roman"/>
                <w:b/>
                <w:sz w:val="20"/>
                <w:szCs w:val="20"/>
              </w:rPr>
            </w:pPr>
            <w:r w:rsidRPr="00D53020">
              <w:rPr>
                <w:rFonts w:ascii="Times New Roman" w:hAnsi="Times New Roman"/>
                <w:b/>
                <w:sz w:val="20"/>
                <w:szCs w:val="20"/>
              </w:rPr>
              <w:t>0.</w:t>
            </w:r>
            <w:r w:rsidR="00F64836" w:rsidRPr="00D53020">
              <w:rPr>
                <w:rFonts w:ascii="Times New Roman" w:hAnsi="Times New Roman"/>
                <w:b/>
                <w:sz w:val="20"/>
                <w:szCs w:val="20"/>
              </w:rPr>
              <w:t>17</w:t>
            </w:r>
          </w:p>
        </w:tc>
        <w:tc>
          <w:tcPr>
            <w:tcW w:w="990" w:type="dxa"/>
            <w:tcBorders>
              <w:top w:val="single" w:sz="12" w:space="0" w:color="auto"/>
              <w:left w:val="nil"/>
              <w:bottom w:val="nil"/>
            </w:tcBorders>
          </w:tcPr>
          <w:p w14:paraId="35693EEA" w14:textId="0EE9B3E3" w:rsidR="005F4426" w:rsidRPr="00D53020" w:rsidRDefault="00F64836" w:rsidP="005F4426">
            <w:pPr>
              <w:jc w:val="center"/>
              <w:rPr>
                <w:rFonts w:ascii="Times New Roman" w:hAnsi="Times New Roman"/>
                <w:sz w:val="20"/>
                <w:szCs w:val="20"/>
              </w:rPr>
            </w:pPr>
            <w:r w:rsidRPr="00D53020">
              <w:rPr>
                <w:rFonts w:ascii="Times New Roman" w:hAnsi="Times New Roman"/>
                <w:sz w:val="20"/>
                <w:szCs w:val="20"/>
              </w:rPr>
              <w:t>2.0</w:t>
            </w:r>
          </w:p>
        </w:tc>
        <w:tc>
          <w:tcPr>
            <w:tcW w:w="5130" w:type="dxa"/>
            <w:tcBorders>
              <w:top w:val="single" w:sz="12" w:space="0" w:color="auto"/>
              <w:bottom w:val="nil"/>
              <w:right w:val="nil"/>
            </w:tcBorders>
          </w:tcPr>
          <w:p w14:paraId="219F5A98" w14:textId="434553D5"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N =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proofErr w:type="gramStart"/>
            <w:r w:rsidRPr="00D53020">
              <w:rPr>
                <w:rFonts w:ascii="Times New Roman" w:hAnsi="Times New Roman"/>
                <w:sz w:val="20"/>
                <w:szCs w:val="20"/>
                <w:vertAlign w:val="superscript"/>
              </w:rPr>
              <w:t>2</w:t>
            </w:r>
            <w:r w:rsidRPr="00D53020">
              <w:rPr>
                <w:rFonts w:ascii="Times New Roman" w:hAnsi="Times New Roman"/>
                <w:sz w:val="20"/>
                <w:szCs w:val="20"/>
              </w:rPr>
              <w:t>)*</w:t>
            </w:r>
            <w:proofErr w:type="gramEnd"/>
            <w:r w:rsidRPr="00D53020">
              <w:rPr>
                <w:rFonts w:ascii="Times New Roman" w:hAnsi="Times New Roman"/>
                <w:sz w:val="20"/>
                <w:szCs w:val="20"/>
              </w:rPr>
              <w:t xml:space="preserve">bank + organic nitrogen </w:t>
            </w:r>
            <w:r w:rsidR="00F64836" w:rsidRPr="00D53020">
              <w:rPr>
                <w:rFonts w:ascii="Times New Roman" w:hAnsi="Times New Roman"/>
                <w:sz w:val="20"/>
                <w:szCs w:val="20"/>
              </w:rPr>
              <w:t>+ mass total nitrogen + (1|site</w:t>
            </w:r>
            <w:r w:rsidRPr="00D53020">
              <w:rPr>
                <w:rFonts w:ascii="Times New Roman" w:hAnsi="Times New Roman"/>
                <w:sz w:val="20"/>
                <w:szCs w:val="20"/>
              </w:rPr>
              <w:t>) + ε</w:t>
            </w:r>
          </w:p>
        </w:tc>
      </w:tr>
      <w:tr w:rsidR="000A7FAD" w:rsidRPr="00D53020" w14:paraId="3005D975" w14:textId="77777777" w:rsidTr="000A7FAD">
        <w:trPr>
          <w:trHeight w:val="360"/>
        </w:trPr>
        <w:tc>
          <w:tcPr>
            <w:tcW w:w="2278" w:type="dxa"/>
            <w:vMerge/>
            <w:tcBorders>
              <w:left w:val="nil"/>
            </w:tcBorders>
          </w:tcPr>
          <w:p w14:paraId="718A82B9"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69C5EB9D" w14:textId="15D20F7B"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w:t>
            </w:r>
            <w:r w:rsidR="00F64836" w:rsidRPr="00D53020">
              <w:rPr>
                <w:rFonts w:ascii="Times New Roman" w:hAnsi="Times New Roman"/>
                <w:b/>
                <w:color w:val="000000" w:themeColor="text1"/>
                <w:sz w:val="20"/>
                <w:szCs w:val="20"/>
              </w:rPr>
              <w:t>36</w:t>
            </w:r>
          </w:p>
        </w:tc>
        <w:tc>
          <w:tcPr>
            <w:tcW w:w="990" w:type="dxa"/>
            <w:tcBorders>
              <w:top w:val="nil"/>
              <w:left w:val="nil"/>
              <w:bottom w:val="nil"/>
            </w:tcBorders>
          </w:tcPr>
          <w:p w14:paraId="68ECE257" w14:textId="726118F3"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w:t>
            </w:r>
            <w:r w:rsidR="00F64836" w:rsidRPr="00D53020">
              <w:rPr>
                <w:rFonts w:ascii="Times New Roman" w:hAnsi="Times New Roman"/>
                <w:color w:val="000000" w:themeColor="text1"/>
                <w:sz w:val="20"/>
                <w:szCs w:val="20"/>
              </w:rPr>
              <w:t>46</w:t>
            </w:r>
          </w:p>
        </w:tc>
        <w:tc>
          <w:tcPr>
            <w:tcW w:w="5130" w:type="dxa"/>
            <w:tcBorders>
              <w:top w:val="nil"/>
              <w:bottom w:val="nil"/>
              <w:right w:val="nil"/>
            </w:tcBorders>
          </w:tcPr>
          <w:p w14:paraId="62B40A8E" w14:textId="77777777"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N =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proofErr w:type="gramStart"/>
            <w:r w:rsidRPr="00D53020">
              <w:rPr>
                <w:rFonts w:ascii="Times New Roman" w:hAnsi="Times New Roman"/>
                <w:sz w:val="20"/>
                <w:szCs w:val="20"/>
                <w:vertAlign w:val="superscript"/>
              </w:rPr>
              <w:t>2</w:t>
            </w:r>
            <w:r w:rsidRPr="00D53020">
              <w:rPr>
                <w:rFonts w:ascii="Times New Roman" w:hAnsi="Times New Roman"/>
                <w:sz w:val="20"/>
                <w:szCs w:val="20"/>
              </w:rPr>
              <w:t>)*</w:t>
            </w:r>
            <w:proofErr w:type="gramEnd"/>
            <w:r w:rsidRPr="00D53020">
              <w:rPr>
                <w:rFonts w:ascii="Times New Roman" w:hAnsi="Times New Roman"/>
                <w:sz w:val="20"/>
                <w:szCs w:val="20"/>
              </w:rPr>
              <w:t>bank + ε</w:t>
            </w:r>
          </w:p>
        </w:tc>
      </w:tr>
      <w:tr w:rsidR="000A7FAD" w:rsidRPr="00D53020" w14:paraId="23032D4D" w14:textId="77777777" w:rsidTr="000A7FAD">
        <w:trPr>
          <w:trHeight w:val="360"/>
        </w:trPr>
        <w:tc>
          <w:tcPr>
            <w:tcW w:w="2278" w:type="dxa"/>
            <w:vMerge/>
            <w:tcBorders>
              <w:left w:val="nil"/>
              <w:bottom w:val="single" w:sz="4" w:space="0" w:color="auto"/>
            </w:tcBorders>
          </w:tcPr>
          <w:p w14:paraId="6B74183F"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single" w:sz="4" w:space="0" w:color="auto"/>
              <w:right w:val="nil"/>
            </w:tcBorders>
          </w:tcPr>
          <w:p w14:paraId="5FD3124F" w14:textId="16F55243"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w:t>
            </w:r>
            <w:r w:rsidR="00F64836" w:rsidRPr="00D53020">
              <w:rPr>
                <w:rFonts w:ascii="Times New Roman" w:hAnsi="Times New Roman"/>
                <w:b/>
                <w:color w:val="000000" w:themeColor="text1"/>
                <w:sz w:val="20"/>
                <w:szCs w:val="20"/>
              </w:rPr>
              <w:t>.44</w:t>
            </w:r>
          </w:p>
        </w:tc>
        <w:tc>
          <w:tcPr>
            <w:tcW w:w="990" w:type="dxa"/>
            <w:tcBorders>
              <w:top w:val="nil"/>
              <w:left w:val="nil"/>
              <w:bottom w:val="single" w:sz="4" w:space="0" w:color="auto"/>
            </w:tcBorders>
          </w:tcPr>
          <w:p w14:paraId="3F72506B" w14:textId="0AACD446" w:rsidR="005F442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0.00</w:t>
            </w:r>
          </w:p>
        </w:tc>
        <w:tc>
          <w:tcPr>
            <w:tcW w:w="5130" w:type="dxa"/>
            <w:tcBorders>
              <w:top w:val="nil"/>
              <w:bottom w:val="single" w:sz="4" w:space="0" w:color="auto"/>
              <w:right w:val="nil"/>
            </w:tcBorders>
          </w:tcPr>
          <w:p w14:paraId="1F83EC0B" w14:textId="5E2C58DE"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N =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proofErr w:type="gramStart"/>
            <w:r w:rsidRPr="00D53020">
              <w:rPr>
                <w:rFonts w:ascii="Times New Roman" w:hAnsi="Times New Roman"/>
                <w:sz w:val="20"/>
                <w:szCs w:val="20"/>
                <w:vertAlign w:val="superscript"/>
              </w:rPr>
              <w:t>2</w:t>
            </w:r>
            <w:r w:rsidRPr="00D53020">
              <w:rPr>
                <w:rFonts w:ascii="Times New Roman" w:hAnsi="Times New Roman"/>
                <w:sz w:val="20"/>
                <w:szCs w:val="20"/>
              </w:rPr>
              <w:t>)*</w:t>
            </w:r>
            <w:proofErr w:type="gramEnd"/>
            <w:r w:rsidRPr="00D53020">
              <w:rPr>
                <w:rFonts w:ascii="Times New Roman" w:hAnsi="Times New Roman"/>
                <w:sz w:val="20"/>
                <w:szCs w:val="20"/>
              </w:rPr>
              <w:t>bank</w:t>
            </w:r>
            <w:r w:rsidR="00F64836" w:rsidRPr="00D53020">
              <w:rPr>
                <w:rFonts w:ascii="Times New Roman" w:hAnsi="Times New Roman"/>
                <w:sz w:val="20"/>
                <w:szCs w:val="20"/>
              </w:rPr>
              <w:t xml:space="preserve"> +</w:t>
            </w:r>
            <w:r w:rsidRPr="00D53020">
              <w:rPr>
                <w:rFonts w:ascii="Times New Roman" w:hAnsi="Times New Roman"/>
                <w:sz w:val="20"/>
                <w:szCs w:val="20"/>
              </w:rPr>
              <w:t xml:space="preserve"> mass total nitrogen +  ε</w:t>
            </w:r>
          </w:p>
        </w:tc>
      </w:tr>
      <w:tr w:rsidR="00F64836" w:rsidRPr="00D53020" w14:paraId="4B468E03" w14:textId="77777777" w:rsidTr="00F64836">
        <w:trPr>
          <w:trHeight w:val="360"/>
        </w:trPr>
        <w:tc>
          <w:tcPr>
            <w:tcW w:w="2278" w:type="dxa"/>
            <w:tcBorders>
              <w:top w:val="single" w:sz="4" w:space="0" w:color="auto"/>
              <w:left w:val="nil"/>
              <w:bottom w:val="nil"/>
            </w:tcBorders>
          </w:tcPr>
          <w:p w14:paraId="4BEDAB81" w14:textId="77777777" w:rsidR="00F64836" w:rsidRPr="00D53020" w:rsidRDefault="00F64836" w:rsidP="005F4426">
            <w:pPr>
              <w:rPr>
                <w:rFonts w:ascii="Times New Roman" w:hAnsi="Times New Roman"/>
                <w:color w:val="000000" w:themeColor="text1"/>
                <w:sz w:val="20"/>
                <w:szCs w:val="20"/>
              </w:rPr>
            </w:pPr>
            <w:r w:rsidRPr="00D53020">
              <w:rPr>
                <w:rFonts w:ascii="Times New Roman" w:hAnsi="Times New Roman"/>
                <w:color w:val="000000" w:themeColor="text1"/>
                <w:sz w:val="20"/>
                <w:szCs w:val="20"/>
              </w:rPr>
              <w:t xml:space="preserve">Bulk </w:t>
            </w:r>
            <w:r w:rsidRPr="00D53020">
              <w:rPr>
                <w:rFonts w:ascii="Times New Roman" w:hAnsi="Times New Roman"/>
                <w:sz w:val="20"/>
                <w:szCs w:val="20"/>
              </w:rPr>
              <w:sym w:font="Symbol" w:char="F064"/>
            </w:r>
            <w:r w:rsidRPr="00D53020">
              <w:rPr>
                <w:rFonts w:ascii="Times New Roman" w:hAnsi="Times New Roman"/>
                <w:sz w:val="20"/>
                <w:szCs w:val="20"/>
                <w:vertAlign w:val="superscript"/>
              </w:rPr>
              <w:t>13</w:t>
            </w:r>
            <w:r w:rsidRPr="00D53020">
              <w:rPr>
                <w:rFonts w:ascii="Times New Roman" w:hAnsi="Times New Roman"/>
                <w:sz w:val="20"/>
                <w:szCs w:val="20"/>
              </w:rPr>
              <w:t>C</w:t>
            </w:r>
          </w:p>
        </w:tc>
        <w:tc>
          <w:tcPr>
            <w:tcW w:w="1430" w:type="dxa"/>
            <w:tcBorders>
              <w:top w:val="single" w:sz="4" w:space="0" w:color="auto"/>
              <w:left w:val="nil"/>
              <w:bottom w:val="nil"/>
              <w:right w:val="nil"/>
            </w:tcBorders>
          </w:tcPr>
          <w:p w14:paraId="77D9471B" w14:textId="1DDDA45F" w:rsidR="00F6483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w:t>
            </w:r>
            <w:r w:rsidR="006C0EBB" w:rsidRPr="00D53020">
              <w:rPr>
                <w:rFonts w:ascii="Times New Roman" w:hAnsi="Times New Roman"/>
                <w:color w:val="000000" w:themeColor="text1"/>
                <w:sz w:val="20"/>
                <w:szCs w:val="20"/>
              </w:rPr>
              <w:t>23</w:t>
            </w:r>
          </w:p>
        </w:tc>
        <w:tc>
          <w:tcPr>
            <w:tcW w:w="990" w:type="dxa"/>
            <w:tcBorders>
              <w:top w:val="single" w:sz="4" w:space="0" w:color="auto"/>
              <w:left w:val="nil"/>
              <w:bottom w:val="nil"/>
            </w:tcBorders>
          </w:tcPr>
          <w:p w14:paraId="6589CF71" w14:textId="7DA9CBE4" w:rsidR="00F6483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w:t>
            </w:r>
            <w:r w:rsidR="006C0EBB" w:rsidRPr="00D53020">
              <w:rPr>
                <w:rFonts w:ascii="Times New Roman" w:hAnsi="Times New Roman"/>
                <w:color w:val="000000" w:themeColor="text1"/>
                <w:sz w:val="20"/>
                <w:szCs w:val="20"/>
              </w:rPr>
              <w:t>.75</w:t>
            </w:r>
          </w:p>
        </w:tc>
        <w:tc>
          <w:tcPr>
            <w:tcW w:w="5130" w:type="dxa"/>
            <w:tcBorders>
              <w:top w:val="single" w:sz="4" w:space="0" w:color="auto"/>
              <w:bottom w:val="nil"/>
              <w:right w:val="nil"/>
            </w:tcBorders>
          </w:tcPr>
          <w:p w14:paraId="72E80CF8" w14:textId="7CE99A2E" w:rsidR="00F6483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13</w:t>
            </w:r>
            <w:r w:rsidR="006C0EBB" w:rsidRPr="00D53020">
              <w:rPr>
                <w:rFonts w:ascii="Times New Roman" w:hAnsi="Times New Roman"/>
                <w:sz w:val="20"/>
                <w:szCs w:val="20"/>
              </w:rPr>
              <w:t xml:space="preserve">C = </w:t>
            </w:r>
            <w:r w:rsidRPr="00D53020">
              <w:rPr>
                <w:rFonts w:ascii="Times New Roman" w:hAnsi="Times New Roman"/>
                <w:sz w:val="20"/>
                <w:szCs w:val="20"/>
              </w:rPr>
              <w:t>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006C0EBB" w:rsidRPr="00D53020">
              <w:rPr>
                <w:rFonts w:ascii="Times New Roman" w:hAnsi="Times New Roman"/>
                <w:sz w:val="20"/>
                <w:szCs w:val="20"/>
              </w:rPr>
              <w:t xml:space="preserve"> mass nitrogen</w:t>
            </w:r>
            <w:r w:rsidRPr="00D53020">
              <w:rPr>
                <w:rFonts w:ascii="Times New Roman" w:hAnsi="Times New Roman"/>
                <w:sz w:val="20"/>
                <w:szCs w:val="20"/>
              </w:rPr>
              <w:t>+ ε</w:t>
            </w:r>
          </w:p>
        </w:tc>
      </w:tr>
      <w:tr w:rsidR="00F64836" w:rsidRPr="00D53020" w14:paraId="76E1873E" w14:textId="77777777" w:rsidTr="00F64836">
        <w:trPr>
          <w:trHeight w:val="360"/>
        </w:trPr>
        <w:tc>
          <w:tcPr>
            <w:tcW w:w="2278" w:type="dxa"/>
            <w:tcBorders>
              <w:top w:val="nil"/>
              <w:left w:val="nil"/>
              <w:bottom w:val="single" w:sz="4" w:space="0" w:color="auto"/>
            </w:tcBorders>
          </w:tcPr>
          <w:p w14:paraId="6CC2F61C" w14:textId="77777777" w:rsidR="00F64836" w:rsidRPr="00D53020" w:rsidRDefault="00F6483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0E687507" w14:textId="1BCC0A09" w:rsidR="00F6483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w:t>
            </w:r>
            <w:r w:rsidR="006C0EBB" w:rsidRPr="00D53020">
              <w:rPr>
                <w:rFonts w:ascii="Times New Roman" w:hAnsi="Times New Roman"/>
                <w:color w:val="000000" w:themeColor="text1"/>
                <w:sz w:val="20"/>
                <w:szCs w:val="20"/>
              </w:rPr>
              <w:t>35</w:t>
            </w:r>
          </w:p>
        </w:tc>
        <w:tc>
          <w:tcPr>
            <w:tcW w:w="990" w:type="dxa"/>
            <w:tcBorders>
              <w:top w:val="nil"/>
              <w:left w:val="nil"/>
              <w:bottom w:val="nil"/>
            </w:tcBorders>
          </w:tcPr>
          <w:p w14:paraId="585E53E6" w14:textId="7291AB61" w:rsidR="00F6483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0.0</w:t>
            </w:r>
            <w:r w:rsidR="006C0EBB" w:rsidRPr="00D53020">
              <w:rPr>
                <w:rFonts w:ascii="Times New Roman" w:hAnsi="Times New Roman"/>
                <w:color w:val="000000" w:themeColor="text1"/>
                <w:sz w:val="20"/>
                <w:szCs w:val="20"/>
              </w:rPr>
              <w:t>0</w:t>
            </w:r>
          </w:p>
        </w:tc>
        <w:tc>
          <w:tcPr>
            <w:tcW w:w="5130" w:type="dxa"/>
            <w:tcBorders>
              <w:top w:val="nil"/>
              <w:bottom w:val="nil"/>
              <w:right w:val="nil"/>
            </w:tcBorders>
          </w:tcPr>
          <w:p w14:paraId="35C58DE6" w14:textId="4EFD7708" w:rsidR="00F64836" w:rsidRPr="00D53020" w:rsidRDefault="00F64836" w:rsidP="005F4426">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13</w:t>
            </w:r>
            <w:r w:rsidR="006C0EBB" w:rsidRPr="00D53020">
              <w:rPr>
                <w:rFonts w:ascii="Times New Roman" w:hAnsi="Times New Roman"/>
                <w:sz w:val="20"/>
                <w:szCs w:val="20"/>
              </w:rPr>
              <w:t xml:space="preserve">C = </w:t>
            </w:r>
            <w:r w:rsidRPr="00D53020">
              <w:rPr>
                <w:rFonts w:ascii="Times New Roman" w:hAnsi="Times New Roman"/>
                <w:sz w:val="20"/>
                <w:szCs w:val="20"/>
              </w:rPr>
              <w:t>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006C0EBB" w:rsidRPr="00D53020">
              <w:rPr>
                <w:rFonts w:ascii="Times New Roman" w:hAnsi="Times New Roman"/>
                <w:sz w:val="20"/>
                <w:szCs w:val="20"/>
              </w:rPr>
              <w:t xml:space="preserve"> </w:t>
            </w:r>
            <w:r w:rsidRPr="00D53020">
              <w:rPr>
                <w:rFonts w:ascii="Times New Roman" w:hAnsi="Times New Roman"/>
                <w:sz w:val="20"/>
                <w:szCs w:val="20"/>
              </w:rPr>
              <w:t>+ ε</w:t>
            </w:r>
          </w:p>
        </w:tc>
      </w:tr>
      <w:tr w:rsidR="000A7FAD" w:rsidRPr="00D53020" w14:paraId="229333D8" w14:textId="77777777" w:rsidTr="00F64836">
        <w:trPr>
          <w:trHeight w:val="360"/>
        </w:trPr>
        <w:tc>
          <w:tcPr>
            <w:tcW w:w="2278" w:type="dxa"/>
            <w:tcBorders>
              <w:top w:val="single" w:sz="4" w:space="0" w:color="auto"/>
              <w:left w:val="nil"/>
              <w:bottom w:val="single" w:sz="4" w:space="0" w:color="auto"/>
            </w:tcBorders>
          </w:tcPr>
          <w:p w14:paraId="28207768" w14:textId="77777777" w:rsidR="005F4426" w:rsidRPr="00D53020" w:rsidRDefault="005F4426" w:rsidP="005F4426">
            <w:pPr>
              <w:rPr>
                <w:rFonts w:ascii="Times New Roman" w:hAnsi="Times New Roman"/>
                <w:color w:val="000000" w:themeColor="text1"/>
                <w:sz w:val="20"/>
                <w:szCs w:val="20"/>
              </w:rPr>
            </w:pP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w:t>
            </w:r>
          </w:p>
        </w:tc>
        <w:tc>
          <w:tcPr>
            <w:tcW w:w="1430" w:type="dxa"/>
            <w:tcBorders>
              <w:top w:val="single" w:sz="4" w:space="0" w:color="auto"/>
              <w:left w:val="nil"/>
              <w:bottom w:val="single" w:sz="4" w:space="0" w:color="auto"/>
              <w:right w:val="nil"/>
            </w:tcBorders>
          </w:tcPr>
          <w:p w14:paraId="009192CC" w14:textId="1FC8D58C"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0.5</w:t>
            </w:r>
            <w:r w:rsidR="006C0EBB" w:rsidRPr="00D53020">
              <w:rPr>
                <w:rFonts w:ascii="Times New Roman" w:hAnsi="Times New Roman"/>
                <w:b/>
                <w:color w:val="000000" w:themeColor="text1"/>
                <w:sz w:val="20"/>
                <w:szCs w:val="20"/>
              </w:rPr>
              <w:t>8</w:t>
            </w:r>
          </w:p>
        </w:tc>
        <w:tc>
          <w:tcPr>
            <w:tcW w:w="990" w:type="dxa"/>
            <w:tcBorders>
              <w:top w:val="single" w:sz="4" w:space="0" w:color="auto"/>
              <w:left w:val="nil"/>
              <w:bottom w:val="single" w:sz="4" w:space="0" w:color="auto"/>
            </w:tcBorders>
          </w:tcPr>
          <w:p w14:paraId="6BB9508F" w14:textId="7929D06D"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w:t>
            </w:r>
            <w:r w:rsidR="006C0EBB" w:rsidRPr="00D53020">
              <w:rPr>
                <w:rFonts w:ascii="Times New Roman" w:hAnsi="Times New Roman"/>
                <w:color w:val="000000" w:themeColor="text1"/>
                <w:sz w:val="20"/>
                <w:szCs w:val="20"/>
              </w:rPr>
              <w:t>.00</w:t>
            </w:r>
          </w:p>
        </w:tc>
        <w:tc>
          <w:tcPr>
            <w:tcW w:w="5130" w:type="dxa"/>
            <w:tcBorders>
              <w:top w:val="single" w:sz="4" w:space="0" w:color="auto"/>
              <w:bottom w:val="single" w:sz="4" w:space="0" w:color="auto"/>
              <w:right w:val="nil"/>
            </w:tcBorders>
          </w:tcPr>
          <w:p w14:paraId="3F545D7C" w14:textId="197358FE"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w:t>
            </w:r>
            <w:r w:rsidRPr="00D53020">
              <w:rPr>
                <w:rFonts w:ascii="Times New Roman" w:hAnsi="Times New Roman"/>
                <w:sz w:val="20"/>
                <w:szCs w:val="20"/>
              </w:rPr>
              <w:t xml:space="preserve"> bank + GW</w:t>
            </w:r>
            <w:r w:rsidRPr="00D53020">
              <w:rPr>
                <w:rFonts w:ascii="Times New Roman" w:hAnsi="Times New Roman"/>
                <w:color w:val="000000" w:themeColor="text1"/>
                <w:sz w:val="20"/>
                <w:szCs w:val="20"/>
              </w:rPr>
              <w:t xml:space="preserve"> </w:t>
            </w:r>
            <w:r w:rsidRPr="00D53020">
              <w:rPr>
                <w:rFonts w:ascii="Times New Roman" w:hAnsi="Times New Roman"/>
                <w:sz w:val="20"/>
                <w:szCs w:val="20"/>
              </w:rPr>
              <w:t>+ ε</w:t>
            </w:r>
          </w:p>
        </w:tc>
      </w:tr>
      <w:tr w:rsidR="005F4426" w:rsidRPr="00D53020" w14:paraId="56694935" w14:textId="77777777" w:rsidTr="000A7FAD">
        <w:trPr>
          <w:trHeight w:val="360"/>
        </w:trPr>
        <w:tc>
          <w:tcPr>
            <w:tcW w:w="2278" w:type="dxa"/>
            <w:vMerge w:val="restart"/>
            <w:tcBorders>
              <w:top w:val="single" w:sz="4" w:space="0" w:color="auto"/>
              <w:left w:val="nil"/>
            </w:tcBorders>
          </w:tcPr>
          <w:p w14:paraId="04389820" w14:textId="77777777" w:rsidR="005F4426" w:rsidRPr="00D53020" w:rsidRDefault="005F4426" w:rsidP="005F4426">
            <w:pP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w:t>
            </w:r>
          </w:p>
        </w:tc>
        <w:tc>
          <w:tcPr>
            <w:tcW w:w="1430" w:type="dxa"/>
            <w:tcBorders>
              <w:top w:val="single" w:sz="4" w:space="0" w:color="auto"/>
              <w:left w:val="nil"/>
              <w:bottom w:val="nil"/>
              <w:right w:val="nil"/>
            </w:tcBorders>
          </w:tcPr>
          <w:p w14:paraId="0A30AF03" w14:textId="65478305"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w:t>
            </w:r>
            <w:r w:rsidR="006C0EBB" w:rsidRPr="00D53020">
              <w:rPr>
                <w:rFonts w:ascii="Times New Roman" w:hAnsi="Times New Roman"/>
                <w:b/>
                <w:color w:val="000000" w:themeColor="text1"/>
                <w:sz w:val="20"/>
                <w:szCs w:val="20"/>
              </w:rPr>
              <w:t>12</w:t>
            </w:r>
          </w:p>
        </w:tc>
        <w:tc>
          <w:tcPr>
            <w:tcW w:w="990" w:type="dxa"/>
            <w:tcBorders>
              <w:top w:val="single" w:sz="4" w:space="0" w:color="auto"/>
              <w:left w:val="nil"/>
              <w:bottom w:val="nil"/>
            </w:tcBorders>
          </w:tcPr>
          <w:p w14:paraId="08B6C017" w14:textId="04A32C70" w:rsidR="005F4426" w:rsidRPr="00D53020" w:rsidRDefault="006C0EBB"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1.11</w:t>
            </w:r>
          </w:p>
        </w:tc>
        <w:tc>
          <w:tcPr>
            <w:tcW w:w="5130" w:type="dxa"/>
            <w:tcBorders>
              <w:top w:val="single" w:sz="4" w:space="0" w:color="auto"/>
              <w:bottom w:val="nil"/>
              <w:right w:val="nil"/>
            </w:tcBorders>
          </w:tcPr>
          <w:p w14:paraId="65F3D618" w14:textId="5106BF2B"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w:t>
            </w:r>
            <w:proofErr w:type="gramStart"/>
            <w:r w:rsidRPr="00D53020">
              <w:rPr>
                <w:rFonts w:ascii="Times New Roman" w:hAnsi="Times New Roman"/>
                <w:sz w:val="20"/>
                <w:szCs w:val="20"/>
              </w:rPr>
              <w:t xml:space="preserve">= </w:t>
            </w:r>
            <w:r w:rsidR="006C0EBB" w:rsidRPr="00D53020">
              <w:rPr>
                <w:rFonts w:ascii="Times New Roman" w:hAnsi="Times New Roman"/>
                <w:sz w:val="20"/>
                <w:szCs w:val="20"/>
              </w:rPr>
              <w:t xml:space="preserve"> bank</w:t>
            </w:r>
            <w:proofErr w:type="gramEnd"/>
            <w:r w:rsidR="006C0EBB" w:rsidRPr="00D53020">
              <w:rPr>
                <w:rFonts w:ascii="Times New Roman" w:hAnsi="Times New Roman"/>
                <w:sz w:val="20"/>
                <w:szCs w:val="20"/>
              </w:rPr>
              <w:t>*log</w:t>
            </w:r>
            <w:r w:rsidR="006C0EBB" w:rsidRPr="00D53020">
              <w:rPr>
                <w:rFonts w:ascii="Times New Roman" w:hAnsi="Times New Roman"/>
                <w:sz w:val="20"/>
                <w:szCs w:val="20"/>
                <w:vertAlign w:val="subscript"/>
              </w:rPr>
              <w:t>10</w:t>
            </w:r>
            <w:r w:rsidR="006C0EBB" w:rsidRPr="00D53020">
              <w:rPr>
                <w:rFonts w:ascii="Times New Roman" w:hAnsi="Times New Roman"/>
                <w:sz w:val="20"/>
                <w:szCs w:val="20"/>
              </w:rPr>
              <w:t>(distance) + GW</w:t>
            </w:r>
            <w:r w:rsidR="006C0EBB" w:rsidRPr="00D53020">
              <w:rPr>
                <w:rFonts w:ascii="Times New Roman" w:hAnsi="Times New Roman"/>
                <w:color w:val="000000" w:themeColor="text1"/>
                <w:sz w:val="20"/>
                <w:szCs w:val="20"/>
              </w:rPr>
              <w:t xml:space="preserve"> </w:t>
            </w:r>
            <w:r w:rsidR="006C0EBB" w:rsidRPr="00D53020">
              <w:rPr>
                <w:rFonts w:ascii="Times New Roman" w:hAnsi="Times New Roman"/>
                <w:sz w:val="20"/>
                <w:szCs w:val="20"/>
              </w:rPr>
              <w:t>+ ε</w:t>
            </w:r>
          </w:p>
        </w:tc>
      </w:tr>
      <w:tr w:rsidR="005F4426" w:rsidRPr="00D53020" w14:paraId="7804E99B" w14:textId="77777777" w:rsidTr="000A7FAD">
        <w:trPr>
          <w:trHeight w:val="360"/>
        </w:trPr>
        <w:tc>
          <w:tcPr>
            <w:tcW w:w="2278" w:type="dxa"/>
            <w:vMerge/>
            <w:tcBorders>
              <w:left w:val="nil"/>
            </w:tcBorders>
          </w:tcPr>
          <w:p w14:paraId="202A6513"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1574562F" w14:textId="5D7FA9E1" w:rsidR="005F4426" w:rsidRPr="00D53020" w:rsidRDefault="006C0EBB"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0.20</w:t>
            </w:r>
          </w:p>
        </w:tc>
        <w:tc>
          <w:tcPr>
            <w:tcW w:w="990" w:type="dxa"/>
            <w:tcBorders>
              <w:top w:val="nil"/>
              <w:left w:val="nil"/>
              <w:bottom w:val="nil"/>
            </w:tcBorders>
          </w:tcPr>
          <w:p w14:paraId="2B1AF91B" w14:textId="4B29AF0B"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0.07</w:t>
            </w:r>
          </w:p>
        </w:tc>
        <w:tc>
          <w:tcPr>
            <w:tcW w:w="5130" w:type="dxa"/>
            <w:tcBorders>
              <w:top w:val="nil"/>
              <w:bottom w:val="nil"/>
              <w:right w:val="nil"/>
            </w:tcBorders>
          </w:tcPr>
          <w:p w14:paraId="44D344D8" w14:textId="50B5004A"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w:t>
            </w:r>
            <w:proofErr w:type="gramStart"/>
            <w:r w:rsidRPr="00D53020">
              <w:rPr>
                <w:rFonts w:ascii="Times New Roman" w:hAnsi="Times New Roman"/>
                <w:color w:val="000000" w:themeColor="text1"/>
                <w:sz w:val="20"/>
                <w:szCs w:val="20"/>
              </w:rPr>
              <w:t xml:space="preserve">= </w:t>
            </w:r>
            <w:r w:rsidRPr="00D53020">
              <w:rPr>
                <w:rFonts w:ascii="Times New Roman" w:hAnsi="Times New Roman"/>
                <w:sz w:val="20"/>
                <w:szCs w:val="20"/>
              </w:rPr>
              <w:t xml:space="preserve"> bank</w:t>
            </w:r>
            <w:proofErr w:type="gramEnd"/>
            <w:r w:rsidRPr="00D53020">
              <w:rPr>
                <w:rFonts w:ascii="Times New Roman" w:hAnsi="Times New Roman"/>
                <w:sz w:val="20"/>
                <w:szCs w:val="20"/>
              </w:rPr>
              <w:t>*log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color w:val="000000" w:themeColor="text1"/>
                <w:sz w:val="20"/>
                <w:szCs w:val="20"/>
              </w:rPr>
              <w:t xml:space="preserve"> </w:t>
            </w:r>
            <w:r w:rsidRPr="00D53020">
              <w:rPr>
                <w:rFonts w:ascii="Times New Roman" w:hAnsi="Times New Roman"/>
                <w:sz w:val="20"/>
                <w:szCs w:val="20"/>
              </w:rPr>
              <w:t>+ ε</w:t>
            </w:r>
          </w:p>
        </w:tc>
      </w:tr>
      <w:tr w:rsidR="005F4426" w:rsidRPr="00D53020" w14:paraId="0AA45FCF" w14:textId="77777777" w:rsidTr="000A7FAD">
        <w:trPr>
          <w:trHeight w:val="360"/>
        </w:trPr>
        <w:tc>
          <w:tcPr>
            <w:tcW w:w="2278" w:type="dxa"/>
            <w:vMerge/>
            <w:tcBorders>
              <w:left w:val="nil"/>
            </w:tcBorders>
          </w:tcPr>
          <w:p w14:paraId="6F82E906"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0C3285FE" w14:textId="7AB021E7"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w:t>
            </w:r>
            <w:r w:rsidR="00BA2313" w:rsidRPr="00D53020">
              <w:rPr>
                <w:rFonts w:ascii="Times New Roman" w:hAnsi="Times New Roman"/>
                <w:b/>
                <w:color w:val="000000" w:themeColor="text1"/>
                <w:sz w:val="20"/>
                <w:szCs w:val="20"/>
              </w:rPr>
              <w:t>09</w:t>
            </w:r>
          </w:p>
        </w:tc>
        <w:tc>
          <w:tcPr>
            <w:tcW w:w="990" w:type="dxa"/>
            <w:tcBorders>
              <w:top w:val="nil"/>
              <w:left w:val="nil"/>
              <w:bottom w:val="nil"/>
            </w:tcBorders>
          </w:tcPr>
          <w:p w14:paraId="094B09AA" w14:textId="78DDE689" w:rsidR="005F4426" w:rsidRPr="00D53020" w:rsidRDefault="00BA2313"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1.58</w:t>
            </w:r>
          </w:p>
        </w:tc>
        <w:tc>
          <w:tcPr>
            <w:tcW w:w="5130" w:type="dxa"/>
            <w:tcBorders>
              <w:top w:val="nil"/>
              <w:bottom w:val="nil"/>
              <w:right w:val="nil"/>
            </w:tcBorders>
          </w:tcPr>
          <w:p w14:paraId="1EBE6E90" w14:textId="2BC666DA" w:rsidR="005F4426" w:rsidRPr="00D53020" w:rsidRDefault="006C0EBB"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w:t>
            </w:r>
            <w:r w:rsidRPr="00D53020">
              <w:rPr>
                <w:rFonts w:ascii="Times New Roman" w:hAnsi="Times New Roman"/>
                <w:sz w:val="20"/>
                <w:szCs w:val="20"/>
              </w:rPr>
              <w:t>=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proofErr w:type="gramStart"/>
            <w:r w:rsidRPr="00D53020">
              <w:rPr>
                <w:rFonts w:ascii="Times New Roman" w:hAnsi="Times New Roman"/>
                <w:sz w:val="20"/>
                <w:szCs w:val="20"/>
                <w:vertAlign w:val="superscript"/>
              </w:rPr>
              <w:t>2</w:t>
            </w:r>
            <w:r w:rsidRPr="00D53020">
              <w:rPr>
                <w:rFonts w:ascii="Times New Roman" w:hAnsi="Times New Roman"/>
                <w:sz w:val="20"/>
                <w:szCs w:val="20"/>
              </w:rPr>
              <w:t>)*</w:t>
            </w:r>
            <w:proofErr w:type="gramEnd"/>
            <w:r w:rsidRPr="00D53020">
              <w:rPr>
                <w:rFonts w:ascii="Times New Roman" w:hAnsi="Times New Roman"/>
                <w:sz w:val="20"/>
                <w:szCs w:val="20"/>
              </w:rPr>
              <w:t>bank  + ε</w:t>
            </w:r>
          </w:p>
        </w:tc>
      </w:tr>
      <w:tr w:rsidR="005F4426" w:rsidRPr="00D53020" w14:paraId="0370288A" w14:textId="77777777" w:rsidTr="000A7FAD">
        <w:trPr>
          <w:trHeight w:val="360"/>
        </w:trPr>
        <w:tc>
          <w:tcPr>
            <w:tcW w:w="2278" w:type="dxa"/>
            <w:vMerge/>
            <w:tcBorders>
              <w:left w:val="nil"/>
            </w:tcBorders>
          </w:tcPr>
          <w:p w14:paraId="5EFC4557"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0EFCFCD7" w14:textId="5117C67D"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0.0</w:t>
            </w:r>
            <w:r w:rsidR="00BA2313" w:rsidRPr="00D53020">
              <w:rPr>
                <w:rFonts w:ascii="Times New Roman" w:hAnsi="Times New Roman"/>
                <w:color w:val="000000" w:themeColor="text1"/>
                <w:sz w:val="20"/>
                <w:szCs w:val="20"/>
              </w:rPr>
              <w:t>8</w:t>
            </w:r>
          </w:p>
        </w:tc>
        <w:tc>
          <w:tcPr>
            <w:tcW w:w="990" w:type="dxa"/>
            <w:tcBorders>
              <w:top w:val="nil"/>
              <w:left w:val="nil"/>
              <w:bottom w:val="nil"/>
            </w:tcBorders>
          </w:tcPr>
          <w:p w14:paraId="1A7C7C9B" w14:textId="1AA06112"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1.</w:t>
            </w:r>
            <w:r w:rsidR="00BA2313" w:rsidRPr="00D53020">
              <w:rPr>
                <w:rFonts w:ascii="Times New Roman" w:hAnsi="Times New Roman"/>
                <w:color w:val="000000" w:themeColor="text1"/>
                <w:sz w:val="20"/>
                <w:szCs w:val="20"/>
              </w:rPr>
              <w:t>75</w:t>
            </w:r>
          </w:p>
        </w:tc>
        <w:tc>
          <w:tcPr>
            <w:tcW w:w="5130" w:type="dxa"/>
            <w:tcBorders>
              <w:top w:val="nil"/>
              <w:bottom w:val="nil"/>
              <w:right w:val="nil"/>
            </w:tcBorders>
          </w:tcPr>
          <w:p w14:paraId="34C4F823" w14:textId="02632D0F"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w:t>
            </w:r>
            <w:proofErr w:type="gramStart"/>
            <w:r w:rsidRPr="00D53020">
              <w:rPr>
                <w:rFonts w:ascii="Times New Roman" w:hAnsi="Times New Roman"/>
                <w:color w:val="000000" w:themeColor="text1"/>
                <w:sz w:val="20"/>
                <w:szCs w:val="20"/>
              </w:rPr>
              <w:t xml:space="preserve">= </w:t>
            </w:r>
            <w:r w:rsidR="00BA2313" w:rsidRPr="00D53020">
              <w:rPr>
                <w:rFonts w:ascii="Times New Roman" w:hAnsi="Times New Roman"/>
                <w:sz w:val="20"/>
                <w:szCs w:val="20"/>
              </w:rPr>
              <w:t xml:space="preserve"> </w:t>
            </w:r>
            <w:r w:rsidRPr="00D53020">
              <w:rPr>
                <w:rFonts w:ascii="Times New Roman" w:hAnsi="Times New Roman"/>
                <w:sz w:val="20"/>
                <w:szCs w:val="20"/>
              </w:rPr>
              <w:t>log</w:t>
            </w:r>
            <w:proofErr w:type="gramEnd"/>
            <w:r w:rsidRPr="00D53020">
              <w:rPr>
                <w:rFonts w:ascii="Times New Roman" w:hAnsi="Times New Roman"/>
                <w:sz w:val="20"/>
                <w:szCs w:val="20"/>
                <w:vertAlign w:val="subscript"/>
              </w:rPr>
              <w:t>10</w:t>
            </w:r>
            <w:r w:rsidRPr="00D53020">
              <w:rPr>
                <w:rFonts w:ascii="Times New Roman" w:hAnsi="Times New Roman"/>
                <w:sz w:val="20"/>
                <w:szCs w:val="20"/>
              </w:rPr>
              <w:t>(distance) + ε</w:t>
            </w:r>
          </w:p>
        </w:tc>
      </w:tr>
      <w:tr w:rsidR="005F4426" w:rsidRPr="00D53020" w14:paraId="3D5F05B1" w14:textId="77777777" w:rsidTr="000A7FAD">
        <w:trPr>
          <w:trHeight w:val="360"/>
        </w:trPr>
        <w:tc>
          <w:tcPr>
            <w:tcW w:w="2278" w:type="dxa"/>
            <w:vMerge/>
            <w:tcBorders>
              <w:left w:val="nil"/>
            </w:tcBorders>
          </w:tcPr>
          <w:p w14:paraId="00CFF71A"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45474011" w14:textId="15373CAA"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w:t>
            </w:r>
            <w:r w:rsidR="00BA2313" w:rsidRPr="00D53020">
              <w:rPr>
                <w:rFonts w:ascii="Times New Roman" w:hAnsi="Times New Roman"/>
                <w:b/>
                <w:color w:val="000000" w:themeColor="text1"/>
                <w:sz w:val="20"/>
                <w:szCs w:val="20"/>
              </w:rPr>
              <w:t>21</w:t>
            </w:r>
          </w:p>
        </w:tc>
        <w:tc>
          <w:tcPr>
            <w:tcW w:w="990" w:type="dxa"/>
            <w:tcBorders>
              <w:top w:val="nil"/>
              <w:left w:val="nil"/>
              <w:bottom w:val="nil"/>
            </w:tcBorders>
          </w:tcPr>
          <w:p w14:paraId="597198AD" w14:textId="67C19557" w:rsidR="005F4426" w:rsidRPr="00D53020" w:rsidRDefault="00BA2313"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0.00</w:t>
            </w:r>
          </w:p>
        </w:tc>
        <w:tc>
          <w:tcPr>
            <w:tcW w:w="5130" w:type="dxa"/>
            <w:tcBorders>
              <w:top w:val="nil"/>
              <w:bottom w:val="nil"/>
              <w:right w:val="nil"/>
            </w:tcBorders>
          </w:tcPr>
          <w:p w14:paraId="75FB1B9B" w14:textId="0E4AD010"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w:t>
            </w:r>
            <w:r w:rsidRPr="00D53020">
              <w:rPr>
                <w:rFonts w:ascii="Times New Roman" w:hAnsi="Times New Roman"/>
                <w:sz w:val="20"/>
                <w:szCs w:val="20"/>
              </w:rPr>
              <w:t xml:space="preserve">= bank + </w:t>
            </w:r>
            <w:r w:rsidR="00BA2313" w:rsidRPr="00D53020">
              <w:rPr>
                <w:rFonts w:ascii="Times New Roman" w:hAnsi="Times New Roman"/>
                <w:sz w:val="20"/>
                <w:szCs w:val="20"/>
              </w:rPr>
              <w:t xml:space="preserve">GW + </w:t>
            </w:r>
            <w:r w:rsidRPr="00D53020">
              <w:rPr>
                <w:rFonts w:ascii="Times New Roman" w:hAnsi="Times New Roman"/>
                <w:sz w:val="20"/>
                <w:szCs w:val="20"/>
              </w:rPr>
              <w:t>ε</w:t>
            </w:r>
          </w:p>
        </w:tc>
      </w:tr>
      <w:tr w:rsidR="005F4426" w:rsidRPr="00D53020" w14:paraId="499C86D5" w14:textId="77777777" w:rsidTr="000A7FAD">
        <w:trPr>
          <w:trHeight w:val="360"/>
        </w:trPr>
        <w:tc>
          <w:tcPr>
            <w:tcW w:w="2278" w:type="dxa"/>
            <w:vMerge w:val="restart"/>
            <w:tcBorders>
              <w:top w:val="single" w:sz="4" w:space="0" w:color="auto"/>
              <w:left w:val="nil"/>
            </w:tcBorders>
          </w:tcPr>
          <w:p w14:paraId="19D7676F" w14:textId="77777777" w:rsidR="005F4426" w:rsidRPr="00D53020" w:rsidRDefault="005F4426" w:rsidP="005F4426">
            <w:pPr>
              <w:rPr>
                <w:rFonts w:ascii="Times New Roman" w:hAnsi="Times New Roman"/>
                <w:sz w:val="20"/>
                <w:szCs w:val="20"/>
              </w:rPr>
            </w:pPr>
            <w:r w:rsidRPr="00D53020">
              <w:rPr>
                <w:rFonts w:ascii="Times New Roman" w:hAnsi="Times New Roman"/>
                <w:sz w:val="20"/>
                <w:szCs w:val="20"/>
              </w:rPr>
              <w:t>Net Mineralization</w:t>
            </w:r>
          </w:p>
        </w:tc>
        <w:tc>
          <w:tcPr>
            <w:tcW w:w="1430" w:type="dxa"/>
            <w:tcBorders>
              <w:top w:val="single" w:sz="4" w:space="0" w:color="auto"/>
              <w:left w:val="nil"/>
              <w:bottom w:val="nil"/>
              <w:right w:val="nil"/>
            </w:tcBorders>
          </w:tcPr>
          <w:p w14:paraId="77A7DE18" w14:textId="6A457867"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0.27</w:t>
            </w:r>
          </w:p>
        </w:tc>
        <w:tc>
          <w:tcPr>
            <w:tcW w:w="990" w:type="dxa"/>
            <w:tcBorders>
              <w:top w:val="single" w:sz="4" w:space="0" w:color="auto"/>
              <w:left w:val="nil"/>
              <w:bottom w:val="nil"/>
            </w:tcBorders>
          </w:tcPr>
          <w:p w14:paraId="7E003793" w14:textId="713FFD56"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w:t>
            </w:r>
            <w:r w:rsidR="007D7CE0" w:rsidRPr="00D53020">
              <w:rPr>
                <w:rFonts w:ascii="Times New Roman" w:hAnsi="Times New Roman"/>
                <w:sz w:val="20"/>
                <w:szCs w:val="20"/>
              </w:rPr>
              <w:t>.00</w:t>
            </w:r>
          </w:p>
        </w:tc>
        <w:tc>
          <w:tcPr>
            <w:tcW w:w="5130" w:type="dxa"/>
            <w:tcBorders>
              <w:top w:val="single" w:sz="4" w:space="0" w:color="auto"/>
              <w:bottom w:val="nil"/>
              <w:right w:val="nil"/>
            </w:tcBorders>
          </w:tcPr>
          <w:p w14:paraId="69610227" w14:textId="4E443CE9"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 xml:space="preserve">Net Mineralization = </w:t>
            </w:r>
            <w:r w:rsidRPr="00D53020">
              <w:rPr>
                <w:rFonts w:ascii="Times New Roman" w:hAnsi="Times New Roman"/>
                <w:sz w:val="20"/>
                <w:szCs w:val="20"/>
              </w:rPr>
              <w:t>organic nitrogen + ε</w:t>
            </w:r>
          </w:p>
        </w:tc>
      </w:tr>
      <w:tr w:rsidR="005F4426" w:rsidRPr="00D53020" w14:paraId="56153F19" w14:textId="77777777" w:rsidTr="000A7FAD">
        <w:trPr>
          <w:trHeight w:val="360"/>
        </w:trPr>
        <w:tc>
          <w:tcPr>
            <w:tcW w:w="2278" w:type="dxa"/>
            <w:vMerge/>
            <w:tcBorders>
              <w:left w:val="nil"/>
            </w:tcBorders>
          </w:tcPr>
          <w:p w14:paraId="491920D9" w14:textId="77777777" w:rsidR="005F4426" w:rsidRPr="00D53020" w:rsidRDefault="005F4426" w:rsidP="005F4426">
            <w:pPr>
              <w:rPr>
                <w:rFonts w:ascii="Times New Roman" w:hAnsi="Times New Roman"/>
                <w:sz w:val="20"/>
                <w:szCs w:val="20"/>
              </w:rPr>
            </w:pPr>
          </w:p>
        </w:tc>
        <w:tc>
          <w:tcPr>
            <w:tcW w:w="1430" w:type="dxa"/>
            <w:tcBorders>
              <w:top w:val="nil"/>
              <w:left w:val="nil"/>
              <w:bottom w:val="nil"/>
              <w:right w:val="nil"/>
            </w:tcBorders>
          </w:tcPr>
          <w:p w14:paraId="640E026A" w14:textId="0628FE1C" w:rsidR="005F4426" w:rsidRPr="00D53020" w:rsidRDefault="005F4426" w:rsidP="005F4426">
            <w:pPr>
              <w:jc w:val="center"/>
              <w:rPr>
                <w:rFonts w:ascii="Times New Roman" w:hAnsi="Times New Roman"/>
                <w:b/>
                <w:sz w:val="20"/>
                <w:szCs w:val="20"/>
              </w:rPr>
            </w:pPr>
            <w:r w:rsidRPr="00D53020">
              <w:rPr>
                <w:rFonts w:ascii="Times New Roman" w:hAnsi="Times New Roman"/>
                <w:b/>
                <w:sz w:val="20"/>
                <w:szCs w:val="20"/>
              </w:rPr>
              <w:t>0.22</w:t>
            </w:r>
          </w:p>
        </w:tc>
        <w:tc>
          <w:tcPr>
            <w:tcW w:w="990" w:type="dxa"/>
            <w:tcBorders>
              <w:top w:val="nil"/>
              <w:left w:val="nil"/>
              <w:bottom w:val="nil"/>
            </w:tcBorders>
          </w:tcPr>
          <w:p w14:paraId="087F97B2" w14:textId="11342C37"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0.48</w:t>
            </w:r>
          </w:p>
        </w:tc>
        <w:tc>
          <w:tcPr>
            <w:tcW w:w="5130" w:type="dxa"/>
            <w:tcBorders>
              <w:top w:val="nil"/>
              <w:bottom w:val="nil"/>
              <w:right w:val="nil"/>
            </w:tcBorders>
          </w:tcPr>
          <w:p w14:paraId="21EB2C75" w14:textId="1232C92D"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 xml:space="preserve">Net Mineralization = bank + </w:t>
            </w:r>
            <w:r w:rsidRPr="00D53020">
              <w:rPr>
                <w:rFonts w:ascii="Times New Roman" w:hAnsi="Times New Roman"/>
                <w:sz w:val="20"/>
                <w:szCs w:val="20"/>
              </w:rPr>
              <w:t>organic nitrogen + ε</w:t>
            </w:r>
          </w:p>
        </w:tc>
      </w:tr>
      <w:tr w:rsidR="005F4426" w:rsidRPr="00D53020" w14:paraId="55A0EA21" w14:textId="77777777" w:rsidTr="000A7FAD">
        <w:trPr>
          <w:trHeight w:val="360"/>
        </w:trPr>
        <w:tc>
          <w:tcPr>
            <w:tcW w:w="2278" w:type="dxa"/>
            <w:vMerge/>
            <w:tcBorders>
              <w:left w:val="nil"/>
              <w:bottom w:val="single" w:sz="4" w:space="0" w:color="auto"/>
            </w:tcBorders>
          </w:tcPr>
          <w:p w14:paraId="2144DE89" w14:textId="77777777" w:rsidR="005F4426" w:rsidRPr="00D53020" w:rsidRDefault="005F4426" w:rsidP="005F4426">
            <w:pPr>
              <w:rPr>
                <w:rFonts w:ascii="Times New Roman" w:hAnsi="Times New Roman"/>
                <w:sz w:val="20"/>
                <w:szCs w:val="20"/>
              </w:rPr>
            </w:pPr>
          </w:p>
        </w:tc>
        <w:tc>
          <w:tcPr>
            <w:tcW w:w="1430" w:type="dxa"/>
            <w:tcBorders>
              <w:top w:val="nil"/>
              <w:left w:val="nil"/>
              <w:bottom w:val="single" w:sz="4" w:space="0" w:color="auto"/>
              <w:right w:val="nil"/>
            </w:tcBorders>
          </w:tcPr>
          <w:p w14:paraId="6A19FEEA" w14:textId="6DA920DB"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0.10</w:t>
            </w:r>
          </w:p>
        </w:tc>
        <w:tc>
          <w:tcPr>
            <w:tcW w:w="990" w:type="dxa"/>
            <w:tcBorders>
              <w:top w:val="nil"/>
              <w:left w:val="nil"/>
              <w:bottom w:val="single" w:sz="4" w:space="0" w:color="auto"/>
            </w:tcBorders>
          </w:tcPr>
          <w:p w14:paraId="02554C59" w14:textId="1990FCF8"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1.96</w:t>
            </w:r>
          </w:p>
        </w:tc>
        <w:tc>
          <w:tcPr>
            <w:tcW w:w="5130" w:type="dxa"/>
            <w:tcBorders>
              <w:top w:val="nil"/>
              <w:bottom w:val="single" w:sz="4" w:space="0" w:color="auto"/>
              <w:right w:val="nil"/>
            </w:tcBorders>
          </w:tcPr>
          <w:p w14:paraId="1D5EB70B" w14:textId="34DF1B51"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 xml:space="preserve">Net Mineralization </w:t>
            </w:r>
            <w:proofErr w:type="gramStart"/>
            <w:r w:rsidRPr="00D53020">
              <w:rPr>
                <w:rFonts w:ascii="Times New Roman" w:hAnsi="Times New Roman"/>
                <w:color w:val="000000" w:themeColor="text1"/>
                <w:sz w:val="20"/>
                <w:szCs w:val="20"/>
              </w:rPr>
              <w:t xml:space="preserve">= </w:t>
            </w:r>
            <w:r w:rsidRPr="00D53020">
              <w:rPr>
                <w:rFonts w:ascii="Times New Roman" w:hAnsi="Times New Roman"/>
                <w:sz w:val="20"/>
                <w:szCs w:val="20"/>
              </w:rPr>
              <w:t xml:space="preserve"> log</w:t>
            </w:r>
            <w:proofErr w:type="gramEnd"/>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color w:val="000000" w:themeColor="text1"/>
                <w:sz w:val="20"/>
                <w:szCs w:val="20"/>
              </w:rPr>
              <w:t xml:space="preserve">) + </w:t>
            </w:r>
            <w:r w:rsidRPr="00D53020">
              <w:rPr>
                <w:rFonts w:ascii="Times New Roman" w:hAnsi="Times New Roman"/>
                <w:sz w:val="20"/>
                <w:szCs w:val="20"/>
              </w:rPr>
              <w:t>organic nitrogen + ε</w:t>
            </w:r>
          </w:p>
        </w:tc>
      </w:tr>
      <w:tr w:rsidR="005F4426" w:rsidRPr="00D53020" w14:paraId="0CE0BB1B" w14:textId="77777777" w:rsidTr="000A7FAD">
        <w:trPr>
          <w:trHeight w:val="360"/>
        </w:trPr>
        <w:tc>
          <w:tcPr>
            <w:tcW w:w="2278" w:type="dxa"/>
            <w:vMerge w:val="restart"/>
            <w:tcBorders>
              <w:top w:val="single" w:sz="4" w:space="0" w:color="auto"/>
              <w:left w:val="nil"/>
            </w:tcBorders>
          </w:tcPr>
          <w:p w14:paraId="14ED6C1A" w14:textId="77777777" w:rsidR="005F4426" w:rsidRPr="00D53020" w:rsidRDefault="005F4426" w:rsidP="005F4426">
            <w:pPr>
              <w:rPr>
                <w:rFonts w:ascii="Times New Roman" w:hAnsi="Times New Roman"/>
                <w:sz w:val="20"/>
                <w:szCs w:val="20"/>
              </w:rPr>
            </w:pPr>
            <w:r w:rsidRPr="00D53020">
              <w:rPr>
                <w:rFonts w:ascii="Times New Roman" w:hAnsi="Times New Roman"/>
                <w:sz w:val="20"/>
                <w:szCs w:val="20"/>
              </w:rPr>
              <w:t>Net Nitrification</w:t>
            </w:r>
          </w:p>
        </w:tc>
        <w:tc>
          <w:tcPr>
            <w:tcW w:w="1430" w:type="dxa"/>
            <w:tcBorders>
              <w:top w:val="single" w:sz="4" w:space="0" w:color="auto"/>
              <w:left w:val="nil"/>
              <w:bottom w:val="nil"/>
              <w:right w:val="nil"/>
            </w:tcBorders>
          </w:tcPr>
          <w:p w14:paraId="7358E94C" w14:textId="6279ED66" w:rsidR="005F4426" w:rsidRPr="00D53020" w:rsidRDefault="005F4426" w:rsidP="005F4426">
            <w:pPr>
              <w:jc w:val="center"/>
              <w:rPr>
                <w:rFonts w:ascii="Times New Roman" w:hAnsi="Times New Roman"/>
                <w:b/>
                <w:sz w:val="20"/>
                <w:szCs w:val="20"/>
              </w:rPr>
            </w:pPr>
            <w:r w:rsidRPr="00D53020">
              <w:rPr>
                <w:rFonts w:ascii="Times New Roman" w:hAnsi="Times New Roman"/>
                <w:b/>
                <w:sz w:val="20"/>
                <w:szCs w:val="20"/>
              </w:rPr>
              <w:t>0</w:t>
            </w:r>
            <w:r w:rsidR="007D7CE0" w:rsidRPr="00D53020">
              <w:rPr>
                <w:rFonts w:ascii="Times New Roman" w:hAnsi="Times New Roman"/>
                <w:b/>
                <w:sz w:val="20"/>
                <w:szCs w:val="20"/>
              </w:rPr>
              <w:t>.22</w:t>
            </w:r>
          </w:p>
        </w:tc>
        <w:tc>
          <w:tcPr>
            <w:tcW w:w="990" w:type="dxa"/>
            <w:tcBorders>
              <w:top w:val="single" w:sz="4" w:space="0" w:color="auto"/>
              <w:left w:val="nil"/>
              <w:bottom w:val="nil"/>
            </w:tcBorders>
          </w:tcPr>
          <w:p w14:paraId="34FB103B" w14:textId="554E0C4C"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w:t>
            </w:r>
            <w:r w:rsidR="007D7CE0" w:rsidRPr="00D53020">
              <w:rPr>
                <w:rFonts w:ascii="Times New Roman" w:hAnsi="Times New Roman"/>
                <w:sz w:val="20"/>
                <w:szCs w:val="20"/>
              </w:rPr>
              <w:t>00</w:t>
            </w:r>
          </w:p>
        </w:tc>
        <w:tc>
          <w:tcPr>
            <w:tcW w:w="5130" w:type="dxa"/>
            <w:tcBorders>
              <w:top w:val="single" w:sz="4" w:space="0" w:color="auto"/>
              <w:bottom w:val="nil"/>
              <w:right w:val="nil"/>
            </w:tcBorders>
          </w:tcPr>
          <w:p w14:paraId="1EAA7895" w14:textId="357EC817"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 xml:space="preserve">Net Nitrification = </w:t>
            </w:r>
            <w:r w:rsidRPr="00D53020">
              <w:rPr>
                <w:rFonts w:ascii="Times New Roman" w:hAnsi="Times New Roman"/>
                <w:sz w:val="20"/>
                <w:szCs w:val="20"/>
              </w:rPr>
              <w:t>bank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gravimetric water content + (1|site) +ε</w:t>
            </w:r>
          </w:p>
        </w:tc>
      </w:tr>
      <w:tr w:rsidR="005F4426" w:rsidRPr="00D53020" w14:paraId="1558E318" w14:textId="77777777" w:rsidTr="000A7FAD">
        <w:trPr>
          <w:trHeight w:val="360"/>
        </w:trPr>
        <w:tc>
          <w:tcPr>
            <w:tcW w:w="2278" w:type="dxa"/>
            <w:vMerge/>
            <w:tcBorders>
              <w:left w:val="nil"/>
            </w:tcBorders>
          </w:tcPr>
          <w:p w14:paraId="15C87852" w14:textId="77777777" w:rsidR="005F4426" w:rsidRPr="00D53020" w:rsidRDefault="005F4426" w:rsidP="005F4426">
            <w:pPr>
              <w:rPr>
                <w:rFonts w:ascii="Times New Roman" w:hAnsi="Times New Roman"/>
                <w:sz w:val="20"/>
                <w:szCs w:val="20"/>
              </w:rPr>
            </w:pPr>
          </w:p>
        </w:tc>
        <w:tc>
          <w:tcPr>
            <w:tcW w:w="1430" w:type="dxa"/>
            <w:tcBorders>
              <w:top w:val="nil"/>
              <w:left w:val="nil"/>
              <w:bottom w:val="nil"/>
              <w:right w:val="nil"/>
            </w:tcBorders>
          </w:tcPr>
          <w:p w14:paraId="46BC9437" w14:textId="7F044FB0"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w:t>
            </w:r>
            <w:r w:rsidR="007D7CE0" w:rsidRPr="00D53020">
              <w:rPr>
                <w:rFonts w:ascii="Times New Roman" w:hAnsi="Times New Roman"/>
                <w:sz w:val="20"/>
                <w:szCs w:val="20"/>
              </w:rPr>
              <w:t>14</w:t>
            </w:r>
          </w:p>
        </w:tc>
        <w:tc>
          <w:tcPr>
            <w:tcW w:w="990" w:type="dxa"/>
            <w:tcBorders>
              <w:top w:val="nil"/>
              <w:left w:val="nil"/>
              <w:bottom w:val="nil"/>
            </w:tcBorders>
          </w:tcPr>
          <w:p w14:paraId="4B8EE52F" w14:textId="168C3D8B"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w:t>
            </w:r>
            <w:r w:rsidR="007D7CE0" w:rsidRPr="00D53020">
              <w:rPr>
                <w:rFonts w:ascii="Times New Roman" w:hAnsi="Times New Roman"/>
                <w:sz w:val="20"/>
                <w:szCs w:val="20"/>
              </w:rPr>
              <w:t>93</w:t>
            </w:r>
          </w:p>
        </w:tc>
        <w:tc>
          <w:tcPr>
            <w:tcW w:w="5130" w:type="dxa"/>
            <w:tcBorders>
              <w:top w:val="nil"/>
              <w:bottom w:val="nil"/>
              <w:right w:val="nil"/>
            </w:tcBorders>
          </w:tcPr>
          <w:p w14:paraId="43FB28CC" w14:textId="6645FFEF" w:rsidR="005F4426" w:rsidRPr="00D53020" w:rsidRDefault="005F4426" w:rsidP="005F4426">
            <w:pPr>
              <w:jc w:val="center"/>
              <w:rPr>
                <w:rFonts w:ascii="Times New Roman" w:hAnsi="Times New Roman"/>
                <w:sz w:val="20"/>
                <w:szCs w:val="20"/>
              </w:rPr>
            </w:pPr>
            <w:r w:rsidRPr="00D53020">
              <w:rPr>
                <w:rFonts w:ascii="Times New Roman" w:hAnsi="Times New Roman"/>
                <w:color w:val="000000" w:themeColor="text1"/>
                <w:sz w:val="20"/>
                <w:szCs w:val="20"/>
              </w:rPr>
              <w:t xml:space="preserve">Net Nitrification </w:t>
            </w:r>
            <w:proofErr w:type="gramStart"/>
            <w:r w:rsidRPr="00D53020">
              <w:rPr>
                <w:rFonts w:ascii="Times New Roman" w:hAnsi="Times New Roman"/>
                <w:color w:val="000000" w:themeColor="text1"/>
                <w:sz w:val="20"/>
                <w:szCs w:val="20"/>
              </w:rPr>
              <w:t xml:space="preserve">= </w:t>
            </w:r>
            <w:r w:rsidRPr="00D53020">
              <w:rPr>
                <w:rFonts w:ascii="Times New Roman" w:hAnsi="Times New Roman"/>
                <w:sz w:val="20"/>
                <w:szCs w:val="20"/>
              </w:rPr>
              <w:t xml:space="preserve"> log</w:t>
            </w:r>
            <w:proofErr w:type="gramEnd"/>
            <w:r w:rsidRPr="00D53020">
              <w:rPr>
                <w:rFonts w:ascii="Times New Roman" w:hAnsi="Times New Roman"/>
                <w:sz w:val="20"/>
                <w:szCs w:val="20"/>
                <w:vertAlign w:val="subscript"/>
              </w:rPr>
              <w:t>10</w:t>
            </w:r>
            <w:r w:rsidRPr="00D53020">
              <w:rPr>
                <w:rFonts w:ascii="Times New Roman" w:hAnsi="Times New Roman"/>
                <w:sz w:val="20"/>
                <w:szCs w:val="20"/>
              </w:rPr>
              <w:t>(distance )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GW + (1|site) +ε</w:t>
            </w:r>
          </w:p>
        </w:tc>
      </w:tr>
      <w:tr w:rsidR="005F4426" w:rsidRPr="00D53020" w14:paraId="3CA2B90F" w14:textId="77777777" w:rsidTr="000A7FAD">
        <w:trPr>
          <w:trHeight w:val="360"/>
        </w:trPr>
        <w:tc>
          <w:tcPr>
            <w:tcW w:w="2278" w:type="dxa"/>
            <w:vMerge/>
            <w:tcBorders>
              <w:left w:val="nil"/>
            </w:tcBorders>
          </w:tcPr>
          <w:p w14:paraId="7F0F844B" w14:textId="77777777" w:rsidR="005F4426" w:rsidRPr="00D53020" w:rsidRDefault="005F4426" w:rsidP="005F4426">
            <w:pPr>
              <w:rPr>
                <w:rFonts w:ascii="Times New Roman" w:hAnsi="Times New Roman"/>
                <w:sz w:val="20"/>
                <w:szCs w:val="20"/>
              </w:rPr>
            </w:pPr>
          </w:p>
        </w:tc>
        <w:tc>
          <w:tcPr>
            <w:tcW w:w="1430" w:type="dxa"/>
            <w:tcBorders>
              <w:top w:val="nil"/>
              <w:left w:val="nil"/>
              <w:bottom w:val="nil"/>
              <w:right w:val="nil"/>
            </w:tcBorders>
          </w:tcPr>
          <w:p w14:paraId="11533C9E" w14:textId="1C00297A" w:rsidR="005F4426" w:rsidRPr="00D53020" w:rsidRDefault="007D7CE0" w:rsidP="005F4426">
            <w:pPr>
              <w:jc w:val="center"/>
              <w:rPr>
                <w:rFonts w:ascii="Times New Roman" w:hAnsi="Times New Roman"/>
                <w:b/>
                <w:sz w:val="20"/>
                <w:szCs w:val="20"/>
              </w:rPr>
            </w:pPr>
            <w:r w:rsidRPr="00D53020">
              <w:rPr>
                <w:rFonts w:ascii="Times New Roman" w:hAnsi="Times New Roman"/>
                <w:b/>
                <w:sz w:val="20"/>
                <w:szCs w:val="20"/>
              </w:rPr>
              <w:t>0</w:t>
            </w:r>
            <w:r w:rsidR="005F4426" w:rsidRPr="00D53020">
              <w:rPr>
                <w:rFonts w:ascii="Times New Roman" w:hAnsi="Times New Roman"/>
                <w:b/>
                <w:sz w:val="20"/>
                <w:szCs w:val="20"/>
              </w:rPr>
              <w:t>.1</w:t>
            </w:r>
            <w:r w:rsidRPr="00D53020">
              <w:rPr>
                <w:rFonts w:ascii="Times New Roman" w:hAnsi="Times New Roman"/>
                <w:b/>
                <w:sz w:val="20"/>
                <w:szCs w:val="20"/>
              </w:rPr>
              <w:t>2</w:t>
            </w:r>
          </w:p>
        </w:tc>
        <w:tc>
          <w:tcPr>
            <w:tcW w:w="990" w:type="dxa"/>
            <w:tcBorders>
              <w:top w:val="nil"/>
              <w:left w:val="nil"/>
              <w:bottom w:val="nil"/>
            </w:tcBorders>
          </w:tcPr>
          <w:p w14:paraId="4149272E" w14:textId="3170D075" w:rsidR="005F4426" w:rsidRPr="00D53020" w:rsidRDefault="007D7CE0" w:rsidP="005F4426">
            <w:pPr>
              <w:jc w:val="center"/>
              <w:rPr>
                <w:rFonts w:ascii="Times New Roman" w:hAnsi="Times New Roman"/>
                <w:sz w:val="20"/>
                <w:szCs w:val="20"/>
              </w:rPr>
            </w:pPr>
            <w:r w:rsidRPr="00D53020">
              <w:rPr>
                <w:rFonts w:ascii="Times New Roman" w:hAnsi="Times New Roman"/>
                <w:sz w:val="20"/>
                <w:szCs w:val="20"/>
              </w:rPr>
              <w:t>1.19</w:t>
            </w:r>
          </w:p>
        </w:tc>
        <w:tc>
          <w:tcPr>
            <w:tcW w:w="5130" w:type="dxa"/>
            <w:tcBorders>
              <w:top w:val="nil"/>
              <w:bottom w:val="nil"/>
              <w:right w:val="nil"/>
            </w:tcBorders>
          </w:tcPr>
          <w:p w14:paraId="2E70E8E1" w14:textId="14DA5604"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Net Nitrification =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proofErr w:type="gramStart"/>
            <w:r w:rsidRPr="00D53020">
              <w:rPr>
                <w:rFonts w:ascii="Times New Roman" w:hAnsi="Times New Roman"/>
                <w:sz w:val="20"/>
                <w:szCs w:val="20"/>
                <w:vertAlign w:val="superscript"/>
              </w:rPr>
              <w:t>2</w:t>
            </w:r>
            <w:r w:rsidRPr="00D53020">
              <w:rPr>
                <w:rFonts w:ascii="Times New Roman" w:hAnsi="Times New Roman"/>
                <w:sz w:val="20"/>
                <w:szCs w:val="20"/>
              </w:rPr>
              <w:t>)*</w:t>
            </w:r>
            <w:proofErr w:type="gramEnd"/>
            <w:r w:rsidRPr="00D53020">
              <w:rPr>
                <w:rFonts w:ascii="Times New Roman" w:hAnsi="Times New Roman"/>
                <w:sz w:val="20"/>
                <w:szCs w:val="20"/>
              </w:rPr>
              <w:t>bank  + GW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ε</w:t>
            </w:r>
          </w:p>
        </w:tc>
      </w:tr>
      <w:tr w:rsidR="005F4426" w:rsidRPr="00D53020" w14:paraId="1A982E4F" w14:textId="77777777" w:rsidTr="000A7FAD">
        <w:trPr>
          <w:trHeight w:val="360"/>
        </w:trPr>
        <w:tc>
          <w:tcPr>
            <w:tcW w:w="2278" w:type="dxa"/>
            <w:vMerge/>
            <w:tcBorders>
              <w:left w:val="nil"/>
            </w:tcBorders>
          </w:tcPr>
          <w:p w14:paraId="7D253E31" w14:textId="77777777" w:rsidR="005F4426" w:rsidRPr="00D53020" w:rsidRDefault="005F4426" w:rsidP="005F4426">
            <w:pPr>
              <w:rPr>
                <w:rFonts w:ascii="Times New Roman" w:hAnsi="Times New Roman"/>
                <w:sz w:val="20"/>
                <w:szCs w:val="20"/>
              </w:rPr>
            </w:pPr>
          </w:p>
        </w:tc>
        <w:tc>
          <w:tcPr>
            <w:tcW w:w="1430" w:type="dxa"/>
            <w:tcBorders>
              <w:top w:val="nil"/>
              <w:left w:val="nil"/>
              <w:bottom w:val="nil"/>
              <w:right w:val="nil"/>
            </w:tcBorders>
          </w:tcPr>
          <w:p w14:paraId="18CFCC8C" w14:textId="097366FB" w:rsidR="005F4426" w:rsidRPr="00D53020" w:rsidRDefault="007D7CE0" w:rsidP="005F4426">
            <w:pPr>
              <w:jc w:val="center"/>
              <w:rPr>
                <w:rFonts w:ascii="Times New Roman" w:hAnsi="Times New Roman"/>
                <w:b/>
                <w:sz w:val="20"/>
                <w:szCs w:val="20"/>
              </w:rPr>
            </w:pPr>
            <w:r w:rsidRPr="00D53020">
              <w:rPr>
                <w:rFonts w:ascii="Times New Roman" w:hAnsi="Times New Roman"/>
                <w:b/>
                <w:sz w:val="20"/>
                <w:szCs w:val="20"/>
              </w:rPr>
              <w:t>0.11</w:t>
            </w:r>
          </w:p>
        </w:tc>
        <w:tc>
          <w:tcPr>
            <w:tcW w:w="990" w:type="dxa"/>
            <w:tcBorders>
              <w:top w:val="nil"/>
              <w:left w:val="nil"/>
              <w:bottom w:val="nil"/>
            </w:tcBorders>
          </w:tcPr>
          <w:p w14:paraId="76E6DC51" w14:textId="00A0A582" w:rsidR="005F4426" w:rsidRPr="00D53020" w:rsidRDefault="007D7CE0" w:rsidP="005F4426">
            <w:pPr>
              <w:jc w:val="center"/>
              <w:rPr>
                <w:rFonts w:ascii="Times New Roman" w:hAnsi="Times New Roman"/>
                <w:sz w:val="20"/>
                <w:szCs w:val="20"/>
              </w:rPr>
            </w:pPr>
            <w:r w:rsidRPr="00D53020">
              <w:rPr>
                <w:rFonts w:ascii="Times New Roman" w:hAnsi="Times New Roman"/>
                <w:sz w:val="20"/>
                <w:szCs w:val="20"/>
              </w:rPr>
              <w:t>1.39</w:t>
            </w:r>
          </w:p>
        </w:tc>
        <w:tc>
          <w:tcPr>
            <w:tcW w:w="5130" w:type="dxa"/>
            <w:tcBorders>
              <w:top w:val="nil"/>
              <w:bottom w:val="nil"/>
              <w:right w:val="nil"/>
            </w:tcBorders>
          </w:tcPr>
          <w:p w14:paraId="119EF7E1" w14:textId="7F483A5B"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Net Nitrification =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proofErr w:type="gramStart"/>
            <w:r w:rsidRPr="00D53020">
              <w:rPr>
                <w:rFonts w:ascii="Times New Roman" w:hAnsi="Times New Roman"/>
                <w:sz w:val="20"/>
                <w:szCs w:val="20"/>
                <w:vertAlign w:val="superscript"/>
              </w:rPr>
              <w:t>2</w:t>
            </w:r>
            <w:r w:rsidRPr="00D53020">
              <w:rPr>
                <w:rFonts w:ascii="Times New Roman" w:hAnsi="Times New Roman"/>
                <w:sz w:val="20"/>
                <w:szCs w:val="20"/>
              </w:rPr>
              <w:t>)*</w:t>
            </w:r>
            <w:proofErr w:type="gramEnd"/>
            <w:r w:rsidRPr="00D53020">
              <w:rPr>
                <w:rFonts w:ascii="Times New Roman" w:hAnsi="Times New Roman"/>
                <w:sz w:val="20"/>
                <w:szCs w:val="20"/>
              </w:rPr>
              <w:t>bank  + GW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(1|site) + ε</w:t>
            </w:r>
          </w:p>
        </w:tc>
      </w:tr>
      <w:tr w:rsidR="005F4426" w:rsidRPr="00D53020" w14:paraId="09181D2C" w14:textId="77777777" w:rsidTr="000A7FAD">
        <w:trPr>
          <w:trHeight w:val="360"/>
        </w:trPr>
        <w:tc>
          <w:tcPr>
            <w:tcW w:w="2278" w:type="dxa"/>
            <w:vMerge/>
            <w:tcBorders>
              <w:left w:val="nil"/>
            </w:tcBorders>
          </w:tcPr>
          <w:p w14:paraId="0B8D3DA7" w14:textId="77777777" w:rsidR="005F4426" w:rsidRPr="00D53020" w:rsidRDefault="005F4426" w:rsidP="005F4426">
            <w:pPr>
              <w:rPr>
                <w:rFonts w:ascii="Times New Roman" w:hAnsi="Times New Roman"/>
                <w:sz w:val="20"/>
                <w:szCs w:val="20"/>
              </w:rPr>
            </w:pPr>
          </w:p>
        </w:tc>
        <w:tc>
          <w:tcPr>
            <w:tcW w:w="1430" w:type="dxa"/>
            <w:tcBorders>
              <w:top w:val="nil"/>
              <w:left w:val="nil"/>
              <w:bottom w:val="nil"/>
              <w:right w:val="nil"/>
            </w:tcBorders>
          </w:tcPr>
          <w:p w14:paraId="4482F294" w14:textId="5309A97E" w:rsidR="005F4426" w:rsidRPr="00D53020" w:rsidRDefault="007D7CE0" w:rsidP="005F4426">
            <w:pPr>
              <w:jc w:val="center"/>
              <w:rPr>
                <w:rFonts w:ascii="Times New Roman" w:hAnsi="Times New Roman"/>
                <w:b/>
                <w:sz w:val="20"/>
                <w:szCs w:val="20"/>
              </w:rPr>
            </w:pPr>
            <w:r w:rsidRPr="00D53020">
              <w:rPr>
                <w:rFonts w:ascii="Times New Roman" w:hAnsi="Times New Roman"/>
                <w:b/>
                <w:sz w:val="20"/>
                <w:szCs w:val="20"/>
              </w:rPr>
              <w:t>0</w:t>
            </w:r>
            <w:r w:rsidR="005F4426" w:rsidRPr="00D53020">
              <w:rPr>
                <w:rFonts w:ascii="Times New Roman" w:hAnsi="Times New Roman"/>
                <w:b/>
                <w:sz w:val="20"/>
                <w:szCs w:val="20"/>
              </w:rPr>
              <w:t>.</w:t>
            </w:r>
            <w:r w:rsidRPr="00D53020">
              <w:rPr>
                <w:rFonts w:ascii="Times New Roman" w:hAnsi="Times New Roman"/>
                <w:b/>
                <w:sz w:val="20"/>
                <w:szCs w:val="20"/>
              </w:rPr>
              <w:t>10</w:t>
            </w:r>
          </w:p>
        </w:tc>
        <w:tc>
          <w:tcPr>
            <w:tcW w:w="990" w:type="dxa"/>
            <w:tcBorders>
              <w:top w:val="nil"/>
              <w:left w:val="nil"/>
              <w:bottom w:val="nil"/>
            </w:tcBorders>
          </w:tcPr>
          <w:p w14:paraId="6EA0F978" w14:textId="1E17EEEA" w:rsidR="005F4426" w:rsidRPr="00D53020" w:rsidRDefault="007D7CE0" w:rsidP="005F4426">
            <w:pPr>
              <w:jc w:val="center"/>
              <w:rPr>
                <w:rFonts w:ascii="Times New Roman" w:hAnsi="Times New Roman"/>
                <w:sz w:val="20"/>
                <w:szCs w:val="20"/>
              </w:rPr>
            </w:pPr>
            <w:r w:rsidRPr="00D53020">
              <w:rPr>
                <w:rFonts w:ascii="Times New Roman" w:hAnsi="Times New Roman"/>
                <w:sz w:val="20"/>
                <w:szCs w:val="20"/>
              </w:rPr>
              <w:t>1.58</w:t>
            </w:r>
          </w:p>
        </w:tc>
        <w:tc>
          <w:tcPr>
            <w:tcW w:w="5130" w:type="dxa"/>
            <w:tcBorders>
              <w:top w:val="nil"/>
              <w:bottom w:val="nil"/>
              <w:right w:val="nil"/>
            </w:tcBorders>
          </w:tcPr>
          <w:p w14:paraId="308F6B67" w14:textId="18F6FC2C" w:rsidR="005F4426" w:rsidRPr="00D53020" w:rsidRDefault="005F4426" w:rsidP="005F4426">
            <w:pPr>
              <w:jc w:val="center"/>
              <w:rPr>
                <w:rFonts w:ascii="Times New Roman" w:hAnsi="Times New Roman"/>
                <w:sz w:val="20"/>
                <w:szCs w:val="20"/>
              </w:rPr>
            </w:pPr>
            <w:r w:rsidRPr="00D53020">
              <w:rPr>
                <w:rFonts w:ascii="Times New Roman" w:hAnsi="Times New Roman"/>
                <w:color w:val="000000" w:themeColor="text1"/>
                <w:sz w:val="20"/>
                <w:szCs w:val="20"/>
              </w:rPr>
              <w:t xml:space="preserve">Net Nitrification = </w:t>
            </w:r>
            <w:r w:rsidRPr="00D53020">
              <w:rPr>
                <w:rFonts w:ascii="Times New Roman" w:hAnsi="Times New Roman"/>
                <w:sz w:val="20"/>
                <w:szCs w:val="20"/>
              </w:rPr>
              <w:t>bank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ε</w:t>
            </w:r>
          </w:p>
        </w:tc>
      </w:tr>
      <w:tr w:rsidR="005F4426" w:rsidRPr="00D53020" w14:paraId="332F4A3A" w14:textId="77777777" w:rsidTr="000A7FAD">
        <w:trPr>
          <w:trHeight w:val="360"/>
        </w:trPr>
        <w:tc>
          <w:tcPr>
            <w:tcW w:w="2278" w:type="dxa"/>
            <w:vMerge/>
            <w:tcBorders>
              <w:left w:val="nil"/>
              <w:bottom w:val="single" w:sz="4" w:space="0" w:color="auto"/>
            </w:tcBorders>
          </w:tcPr>
          <w:p w14:paraId="49907088" w14:textId="77777777" w:rsidR="005F4426" w:rsidRPr="00D53020" w:rsidRDefault="005F4426" w:rsidP="005F4426">
            <w:pPr>
              <w:rPr>
                <w:rFonts w:ascii="Times New Roman" w:hAnsi="Times New Roman"/>
                <w:sz w:val="20"/>
                <w:szCs w:val="20"/>
              </w:rPr>
            </w:pPr>
          </w:p>
        </w:tc>
        <w:tc>
          <w:tcPr>
            <w:tcW w:w="1430" w:type="dxa"/>
            <w:tcBorders>
              <w:top w:val="nil"/>
              <w:left w:val="nil"/>
              <w:bottom w:val="single" w:sz="4" w:space="0" w:color="auto"/>
              <w:right w:val="nil"/>
            </w:tcBorders>
          </w:tcPr>
          <w:p w14:paraId="4539F091" w14:textId="5497A4B5" w:rsidR="005F4426" w:rsidRPr="00D53020" w:rsidRDefault="007D7CE0" w:rsidP="005F4426">
            <w:pPr>
              <w:jc w:val="center"/>
              <w:rPr>
                <w:rFonts w:ascii="Times New Roman" w:hAnsi="Times New Roman"/>
                <w:b/>
                <w:sz w:val="20"/>
                <w:szCs w:val="20"/>
              </w:rPr>
            </w:pPr>
            <w:r w:rsidRPr="00D53020">
              <w:rPr>
                <w:rFonts w:ascii="Times New Roman" w:hAnsi="Times New Roman"/>
                <w:b/>
                <w:sz w:val="20"/>
                <w:szCs w:val="20"/>
              </w:rPr>
              <w:t>0.09</w:t>
            </w:r>
          </w:p>
        </w:tc>
        <w:tc>
          <w:tcPr>
            <w:tcW w:w="990" w:type="dxa"/>
            <w:tcBorders>
              <w:top w:val="nil"/>
              <w:left w:val="nil"/>
              <w:bottom w:val="single" w:sz="4" w:space="0" w:color="auto"/>
            </w:tcBorders>
          </w:tcPr>
          <w:p w14:paraId="5ACEB860" w14:textId="514B6465" w:rsidR="005F4426" w:rsidRPr="00D53020" w:rsidRDefault="007D7CE0" w:rsidP="005F4426">
            <w:pPr>
              <w:jc w:val="center"/>
              <w:rPr>
                <w:rFonts w:ascii="Times New Roman" w:hAnsi="Times New Roman"/>
                <w:sz w:val="20"/>
                <w:szCs w:val="20"/>
              </w:rPr>
            </w:pPr>
            <w:r w:rsidRPr="00D53020">
              <w:rPr>
                <w:rFonts w:ascii="Times New Roman" w:hAnsi="Times New Roman"/>
                <w:sz w:val="20"/>
                <w:szCs w:val="20"/>
              </w:rPr>
              <w:t>1.82</w:t>
            </w:r>
          </w:p>
        </w:tc>
        <w:tc>
          <w:tcPr>
            <w:tcW w:w="5130" w:type="dxa"/>
            <w:tcBorders>
              <w:top w:val="nil"/>
              <w:bottom w:val="single" w:sz="4" w:space="0" w:color="auto"/>
              <w:right w:val="nil"/>
            </w:tcBorders>
          </w:tcPr>
          <w:p w14:paraId="47842293" w14:textId="2CD8A668"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Net Nitrification = I(log</w:t>
            </w:r>
            <w:r w:rsidRPr="00D53020">
              <w:rPr>
                <w:rFonts w:ascii="Times New Roman" w:hAnsi="Times New Roman"/>
                <w:sz w:val="20"/>
                <w:szCs w:val="20"/>
                <w:vertAlign w:val="subscript"/>
              </w:rPr>
              <w:t>10</w:t>
            </w:r>
            <w:r w:rsidRPr="00D53020">
              <w:rPr>
                <w:rFonts w:ascii="Times New Roman" w:hAnsi="Times New Roman"/>
                <w:sz w:val="20"/>
                <w:szCs w:val="20"/>
              </w:rPr>
              <w:t>(distance)</w:t>
            </w:r>
            <w:proofErr w:type="gramStart"/>
            <w:r w:rsidRPr="00D53020">
              <w:rPr>
                <w:rFonts w:ascii="Times New Roman" w:hAnsi="Times New Roman"/>
                <w:sz w:val="20"/>
                <w:szCs w:val="20"/>
                <w:vertAlign w:val="superscript"/>
              </w:rPr>
              <w:t>2</w:t>
            </w:r>
            <w:r w:rsidRPr="00D53020">
              <w:rPr>
                <w:rFonts w:ascii="Times New Roman" w:hAnsi="Times New Roman"/>
                <w:sz w:val="20"/>
                <w:szCs w:val="20"/>
              </w:rPr>
              <w:t>)*</w:t>
            </w:r>
            <w:proofErr w:type="gramEnd"/>
            <w:r w:rsidRPr="00D53020">
              <w:rPr>
                <w:rFonts w:ascii="Times New Roman" w:hAnsi="Times New Roman"/>
                <w:sz w:val="20"/>
                <w:szCs w:val="20"/>
              </w:rPr>
              <w:t>bank  + GW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(1|site) + ε</w:t>
            </w:r>
          </w:p>
        </w:tc>
      </w:tr>
      <w:tr w:rsidR="000A7FAD" w:rsidRPr="00D53020" w14:paraId="5F7C5609" w14:textId="77777777" w:rsidTr="007D7CE0">
        <w:trPr>
          <w:trHeight w:val="360"/>
        </w:trPr>
        <w:tc>
          <w:tcPr>
            <w:tcW w:w="2278" w:type="dxa"/>
            <w:tcBorders>
              <w:top w:val="single" w:sz="4" w:space="0" w:color="auto"/>
              <w:left w:val="nil"/>
              <w:bottom w:val="nil"/>
            </w:tcBorders>
          </w:tcPr>
          <w:p w14:paraId="2476BF85" w14:textId="77777777" w:rsidR="005F4426" w:rsidRPr="00D53020" w:rsidRDefault="005F4426" w:rsidP="005F4426">
            <w:pP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p>
        </w:tc>
        <w:tc>
          <w:tcPr>
            <w:tcW w:w="1430" w:type="dxa"/>
            <w:tcBorders>
              <w:top w:val="single" w:sz="4" w:space="0" w:color="auto"/>
              <w:left w:val="nil"/>
              <w:bottom w:val="nil"/>
              <w:right w:val="nil"/>
            </w:tcBorders>
          </w:tcPr>
          <w:p w14:paraId="7A9E1A71" w14:textId="2626B766" w:rsidR="005F4426" w:rsidRPr="00D53020" w:rsidRDefault="007D7CE0" w:rsidP="005F4426">
            <w:pPr>
              <w:jc w:val="center"/>
              <w:rPr>
                <w:rFonts w:ascii="Times New Roman" w:hAnsi="Times New Roman"/>
                <w:b/>
                <w:sz w:val="20"/>
                <w:szCs w:val="20"/>
              </w:rPr>
            </w:pPr>
            <w:r w:rsidRPr="00D53020">
              <w:rPr>
                <w:rFonts w:ascii="Times New Roman" w:hAnsi="Times New Roman"/>
                <w:b/>
                <w:sz w:val="20"/>
                <w:szCs w:val="20"/>
              </w:rPr>
              <w:t>0</w:t>
            </w:r>
            <w:r w:rsidR="00F37B8E" w:rsidRPr="00D53020">
              <w:rPr>
                <w:rFonts w:ascii="Times New Roman" w:hAnsi="Times New Roman"/>
                <w:b/>
                <w:sz w:val="20"/>
                <w:szCs w:val="20"/>
              </w:rPr>
              <w:t>.42</w:t>
            </w:r>
          </w:p>
        </w:tc>
        <w:tc>
          <w:tcPr>
            <w:tcW w:w="990" w:type="dxa"/>
            <w:tcBorders>
              <w:top w:val="single" w:sz="4" w:space="0" w:color="auto"/>
              <w:left w:val="nil"/>
              <w:bottom w:val="nil"/>
            </w:tcBorders>
          </w:tcPr>
          <w:p w14:paraId="1E696C0C" w14:textId="045E87C9" w:rsidR="005F4426" w:rsidRPr="00D53020" w:rsidRDefault="00F37B8E" w:rsidP="005F4426">
            <w:pPr>
              <w:jc w:val="center"/>
              <w:rPr>
                <w:rFonts w:ascii="Times New Roman" w:hAnsi="Times New Roman"/>
                <w:sz w:val="20"/>
                <w:szCs w:val="20"/>
              </w:rPr>
            </w:pPr>
            <w:r w:rsidRPr="00D53020">
              <w:rPr>
                <w:rFonts w:ascii="Times New Roman" w:hAnsi="Times New Roman"/>
                <w:sz w:val="20"/>
                <w:szCs w:val="20"/>
              </w:rPr>
              <w:t>0.00</w:t>
            </w:r>
          </w:p>
        </w:tc>
        <w:tc>
          <w:tcPr>
            <w:tcW w:w="5130" w:type="dxa"/>
            <w:tcBorders>
              <w:top w:val="single" w:sz="4" w:space="0" w:color="auto"/>
              <w:bottom w:val="nil"/>
              <w:right w:val="nil"/>
            </w:tcBorders>
          </w:tcPr>
          <w:p w14:paraId="4D62B9BD" w14:textId="54487A33"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w:t>
            </w:r>
            <w:proofErr w:type="gramStart"/>
            <w:r w:rsidRPr="00D53020">
              <w:rPr>
                <w:rFonts w:ascii="Times New Roman" w:hAnsi="Times New Roman"/>
                <w:color w:val="000000" w:themeColor="text1"/>
                <w:sz w:val="20"/>
                <w:szCs w:val="20"/>
              </w:rPr>
              <w:t xml:space="preserve">= </w:t>
            </w:r>
            <w:r w:rsidR="007D7CE0" w:rsidRPr="00D53020">
              <w:rPr>
                <w:rFonts w:ascii="Times New Roman" w:hAnsi="Times New Roman"/>
                <w:sz w:val="20"/>
                <w:szCs w:val="20"/>
              </w:rPr>
              <w:t xml:space="preserve"> bank</w:t>
            </w:r>
            <w:proofErr w:type="gramEnd"/>
            <w:r w:rsidR="007D7CE0" w:rsidRPr="00D53020">
              <w:rPr>
                <w:rFonts w:ascii="Times New Roman" w:hAnsi="Times New Roman"/>
                <w:sz w:val="20"/>
                <w:szCs w:val="20"/>
              </w:rPr>
              <w:t>*log</w:t>
            </w:r>
            <w:r w:rsidR="007D7CE0" w:rsidRPr="00D53020">
              <w:rPr>
                <w:rFonts w:ascii="Times New Roman" w:hAnsi="Times New Roman"/>
                <w:sz w:val="20"/>
                <w:szCs w:val="20"/>
                <w:vertAlign w:val="subscript"/>
              </w:rPr>
              <w:t>10</w:t>
            </w:r>
            <w:r w:rsidR="007D7CE0" w:rsidRPr="00D53020">
              <w:rPr>
                <w:rFonts w:ascii="Times New Roman" w:hAnsi="Times New Roman"/>
                <w:sz w:val="20"/>
                <w:szCs w:val="20"/>
              </w:rPr>
              <w:t>(distance)</w:t>
            </w:r>
            <w:r w:rsidR="00537352" w:rsidRPr="00D53020">
              <w:rPr>
                <w:rFonts w:ascii="Times New Roman" w:hAnsi="Times New Roman"/>
                <w:sz w:val="20"/>
                <w:szCs w:val="20"/>
              </w:rPr>
              <w:t>+ mass</w:t>
            </w:r>
            <w:r w:rsidR="000A7FAD" w:rsidRPr="00D53020">
              <w:rPr>
                <w:rFonts w:ascii="Times New Roman" w:hAnsi="Times New Roman"/>
                <w:sz w:val="20"/>
                <w:szCs w:val="20"/>
              </w:rPr>
              <w:t xml:space="preserve"> nitrogen </w:t>
            </w:r>
            <w:r w:rsidRPr="00D53020">
              <w:rPr>
                <w:rFonts w:ascii="Times New Roman" w:hAnsi="Times New Roman"/>
                <w:sz w:val="20"/>
                <w:szCs w:val="20"/>
              </w:rPr>
              <w:t xml:space="preserve">+ </w:t>
            </w:r>
            <w:r w:rsidR="007D7CE0" w:rsidRPr="00D53020">
              <w:rPr>
                <w:rFonts w:ascii="Times New Roman" w:hAnsi="Times New Roman"/>
                <w:sz w:val="20"/>
                <w:szCs w:val="20"/>
              </w:rPr>
              <w:t xml:space="preserve">(1|reach) + </w:t>
            </w:r>
            <w:r w:rsidRPr="00D53020">
              <w:rPr>
                <w:rFonts w:ascii="Times New Roman" w:hAnsi="Times New Roman"/>
                <w:sz w:val="20"/>
                <w:szCs w:val="20"/>
              </w:rPr>
              <w:t>ε</w:t>
            </w:r>
          </w:p>
        </w:tc>
      </w:tr>
      <w:tr w:rsidR="007D7CE0" w:rsidRPr="00D53020" w14:paraId="2F5CC76E" w14:textId="77777777" w:rsidTr="007D7CE0">
        <w:trPr>
          <w:trHeight w:val="360"/>
        </w:trPr>
        <w:tc>
          <w:tcPr>
            <w:tcW w:w="2278" w:type="dxa"/>
            <w:tcBorders>
              <w:top w:val="nil"/>
              <w:left w:val="nil"/>
              <w:bottom w:val="nil"/>
            </w:tcBorders>
          </w:tcPr>
          <w:p w14:paraId="537B74F1" w14:textId="77777777" w:rsidR="007D7CE0" w:rsidRPr="00D53020" w:rsidRDefault="007D7CE0" w:rsidP="007D7CE0">
            <w:pPr>
              <w:rPr>
                <w:rFonts w:ascii="Times New Roman" w:hAnsi="Times New Roman"/>
                <w:sz w:val="20"/>
                <w:szCs w:val="20"/>
              </w:rPr>
            </w:pPr>
          </w:p>
        </w:tc>
        <w:tc>
          <w:tcPr>
            <w:tcW w:w="1430" w:type="dxa"/>
            <w:tcBorders>
              <w:top w:val="nil"/>
              <w:left w:val="nil"/>
              <w:bottom w:val="nil"/>
              <w:right w:val="nil"/>
            </w:tcBorders>
          </w:tcPr>
          <w:p w14:paraId="4242109A" w14:textId="03BEA79A" w:rsidR="007D7CE0" w:rsidRPr="00D53020" w:rsidRDefault="00F37B8E" w:rsidP="007D7CE0">
            <w:pPr>
              <w:jc w:val="center"/>
              <w:rPr>
                <w:rFonts w:ascii="Times New Roman" w:hAnsi="Times New Roman"/>
                <w:b/>
                <w:sz w:val="20"/>
                <w:szCs w:val="20"/>
              </w:rPr>
            </w:pPr>
            <w:r w:rsidRPr="00D53020">
              <w:rPr>
                <w:rFonts w:ascii="Times New Roman" w:hAnsi="Times New Roman"/>
                <w:b/>
                <w:sz w:val="20"/>
                <w:szCs w:val="20"/>
              </w:rPr>
              <w:t>0.18</w:t>
            </w:r>
          </w:p>
        </w:tc>
        <w:tc>
          <w:tcPr>
            <w:tcW w:w="990" w:type="dxa"/>
            <w:tcBorders>
              <w:top w:val="nil"/>
              <w:left w:val="nil"/>
              <w:bottom w:val="nil"/>
            </w:tcBorders>
          </w:tcPr>
          <w:p w14:paraId="7B83AF9F" w14:textId="2CDBC0D8" w:rsidR="007D7CE0" w:rsidRPr="00D53020" w:rsidRDefault="00F37B8E" w:rsidP="007D7CE0">
            <w:pPr>
              <w:jc w:val="center"/>
              <w:rPr>
                <w:rFonts w:ascii="Times New Roman" w:hAnsi="Times New Roman"/>
                <w:sz w:val="20"/>
                <w:szCs w:val="20"/>
              </w:rPr>
            </w:pPr>
            <w:r w:rsidRPr="00D53020">
              <w:rPr>
                <w:rFonts w:ascii="Times New Roman" w:hAnsi="Times New Roman"/>
                <w:sz w:val="20"/>
                <w:szCs w:val="20"/>
              </w:rPr>
              <w:t>1.64</w:t>
            </w:r>
          </w:p>
        </w:tc>
        <w:tc>
          <w:tcPr>
            <w:tcW w:w="5130" w:type="dxa"/>
            <w:tcBorders>
              <w:top w:val="nil"/>
              <w:bottom w:val="nil"/>
              <w:right w:val="nil"/>
            </w:tcBorders>
          </w:tcPr>
          <w:p w14:paraId="05F55223" w14:textId="2FF8864E" w:rsidR="007D7CE0" w:rsidRPr="00D53020" w:rsidRDefault="007D7CE0" w:rsidP="007D7CE0">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w:t>
            </w:r>
            <w:proofErr w:type="gramStart"/>
            <w:r w:rsidRPr="00D53020">
              <w:rPr>
                <w:rFonts w:ascii="Times New Roman" w:hAnsi="Times New Roman"/>
                <w:color w:val="000000" w:themeColor="text1"/>
                <w:sz w:val="20"/>
                <w:szCs w:val="20"/>
              </w:rPr>
              <w:t xml:space="preserve">= </w:t>
            </w:r>
            <w:r w:rsidRPr="00D53020">
              <w:rPr>
                <w:rFonts w:ascii="Times New Roman" w:hAnsi="Times New Roman"/>
                <w:sz w:val="20"/>
                <w:szCs w:val="20"/>
              </w:rPr>
              <w:t xml:space="preserve"> bank</w:t>
            </w:r>
            <w:proofErr w:type="gramEnd"/>
            <w:r w:rsidRPr="00D53020">
              <w:rPr>
                <w:rFonts w:ascii="Times New Roman" w:hAnsi="Times New Roman"/>
                <w:sz w:val="20"/>
                <w:szCs w:val="20"/>
              </w:rPr>
              <w:t>*log</w:t>
            </w:r>
            <w:r w:rsidRPr="00D53020">
              <w:rPr>
                <w:rFonts w:ascii="Times New Roman" w:hAnsi="Times New Roman"/>
                <w:sz w:val="20"/>
                <w:szCs w:val="20"/>
                <w:vertAlign w:val="subscript"/>
              </w:rPr>
              <w:t>10</w:t>
            </w:r>
            <w:r w:rsidRPr="00D53020">
              <w:rPr>
                <w:rFonts w:ascii="Times New Roman" w:hAnsi="Times New Roman"/>
                <w:sz w:val="20"/>
                <w:szCs w:val="20"/>
              </w:rPr>
              <w:t xml:space="preserve">(distance)+ </w:t>
            </w:r>
            <w:r w:rsidR="00537352" w:rsidRPr="00D53020">
              <w:rPr>
                <w:rFonts w:ascii="Times New Roman" w:hAnsi="Times New Roman"/>
                <w:sz w:val="20"/>
                <w:szCs w:val="20"/>
              </w:rPr>
              <w:t>mass</w:t>
            </w:r>
            <w:r w:rsidRPr="00D53020">
              <w:rPr>
                <w:rFonts w:ascii="Times New Roman" w:hAnsi="Times New Roman"/>
                <w:sz w:val="20"/>
                <w:szCs w:val="20"/>
              </w:rPr>
              <w:t xml:space="preserve"> nitrogen + GW + (1|reach) + ε</w:t>
            </w:r>
          </w:p>
        </w:tc>
      </w:tr>
      <w:tr w:rsidR="007D7CE0" w:rsidRPr="00D53020" w14:paraId="11857AD7" w14:textId="77777777" w:rsidTr="007D7CE0">
        <w:trPr>
          <w:trHeight w:val="360"/>
        </w:trPr>
        <w:tc>
          <w:tcPr>
            <w:tcW w:w="2278" w:type="dxa"/>
            <w:tcBorders>
              <w:top w:val="nil"/>
              <w:left w:val="nil"/>
              <w:bottom w:val="single" w:sz="4" w:space="0" w:color="auto"/>
            </w:tcBorders>
          </w:tcPr>
          <w:p w14:paraId="123DC077" w14:textId="77777777" w:rsidR="007D7CE0" w:rsidRPr="00D53020" w:rsidRDefault="007D7CE0" w:rsidP="007D7CE0">
            <w:pPr>
              <w:rPr>
                <w:rFonts w:ascii="Times New Roman" w:hAnsi="Times New Roman"/>
                <w:sz w:val="20"/>
                <w:szCs w:val="20"/>
              </w:rPr>
            </w:pPr>
          </w:p>
        </w:tc>
        <w:tc>
          <w:tcPr>
            <w:tcW w:w="1430" w:type="dxa"/>
            <w:tcBorders>
              <w:top w:val="nil"/>
              <w:left w:val="nil"/>
              <w:bottom w:val="single" w:sz="4" w:space="0" w:color="auto"/>
              <w:right w:val="nil"/>
            </w:tcBorders>
          </w:tcPr>
          <w:p w14:paraId="660D41E3" w14:textId="043F4DC6" w:rsidR="007D7CE0" w:rsidRPr="00D53020" w:rsidRDefault="00F37B8E" w:rsidP="007D7CE0">
            <w:pPr>
              <w:jc w:val="center"/>
              <w:rPr>
                <w:rFonts w:ascii="Times New Roman" w:hAnsi="Times New Roman"/>
                <w:b/>
                <w:sz w:val="20"/>
                <w:szCs w:val="20"/>
              </w:rPr>
            </w:pPr>
            <w:r w:rsidRPr="00D53020">
              <w:rPr>
                <w:rFonts w:ascii="Times New Roman" w:hAnsi="Times New Roman"/>
                <w:b/>
                <w:sz w:val="20"/>
                <w:szCs w:val="20"/>
              </w:rPr>
              <w:t>0.16</w:t>
            </w:r>
          </w:p>
        </w:tc>
        <w:tc>
          <w:tcPr>
            <w:tcW w:w="990" w:type="dxa"/>
            <w:tcBorders>
              <w:top w:val="nil"/>
              <w:left w:val="nil"/>
              <w:bottom w:val="single" w:sz="4" w:space="0" w:color="auto"/>
            </w:tcBorders>
          </w:tcPr>
          <w:p w14:paraId="25A590B3" w14:textId="02C999D0" w:rsidR="007D7CE0" w:rsidRPr="00D53020" w:rsidRDefault="00F37B8E" w:rsidP="007D7CE0">
            <w:pPr>
              <w:jc w:val="center"/>
              <w:rPr>
                <w:rFonts w:ascii="Times New Roman" w:hAnsi="Times New Roman"/>
                <w:sz w:val="20"/>
                <w:szCs w:val="20"/>
              </w:rPr>
            </w:pPr>
            <w:r w:rsidRPr="00D53020">
              <w:rPr>
                <w:rFonts w:ascii="Times New Roman" w:hAnsi="Times New Roman"/>
                <w:sz w:val="20"/>
                <w:szCs w:val="20"/>
              </w:rPr>
              <w:t>1.97</w:t>
            </w:r>
          </w:p>
        </w:tc>
        <w:tc>
          <w:tcPr>
            <w:tcW w:w="5130" w:type="dxa"/>
            <w:tcBorders>
              <w:top w:val="nil"/>
              <w:bottom w:val="single" w:sz="4" w:space="0" w:color="auto"/>
              <w:right w:val="nil"/>
            </w:tcBorders>
          </w:tcPr>
          <w:p w14:paraId="5BACDC1F" w14:textId="62199512" w:rsidR="007D7CE0" w:rsidRPr="00D53020" w:rsidRDefault="007D7CE0" w:rsidP="007D7CE0">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w:t>
            </w:r>
            <w:proofErr w:type="gramStart"/>
            <w:r w:rsidRPr="00D53020">
              <w:rPr>
                <w:rFonts w:ascii="Times New Roman" w:hAnsi="Times New Roman"/>
                <w:color w:val="000000" w:themeColor="text1"/>
                <w:sz w:val="20"/>
                <w:szCs w:val="20"/>
              </w:rPr>
              <w:t xml:space="preserve">= </w:t>
            </w:r>
            <w:r w:rsidRPr="00D53020">
              <w:rPr>
                <w:rFonts w:ascii="Times New Roman" w:hAnsi="Times New Roman"/>
                <w:sz w:val="20"/>
                <w:szCs w:val="20"/>
              </w:rPr>
              <w:t xml:space="preserve"> bank</w:t>
            </w:r>
            <w:proofErr w:type="gramEnd"/>
            <w:r w:rsidRPr="00D53020">
              <w:rPr>
                <w:rFonts w:ascii="Times New Roman" w:hAnsi="Times New Roman"/>
                <w:sz w:val="20"/>
                <w:szCs w:val="20"/>
              </w:rPr>
              <w:t>*log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sz w:val="20"/>
                <w:szCs w:val="20"/>
                <w:vertAlign w:val="superscript"/>
              </w:rPr>
              <w:t>2</w:t>
            </w:r>
            <w:r w:rsidRPr="00D53020">
              <w:rPr>
                <w:rFonts w:ascii="Times New Roman" w:hAnsi="Times New Roman"/>
                <w:sz w:val="20"/>
                <w:szCs w:val="20"/>
              </w:rPr>
              <w:t>)*bank +</w:t>
            </w:r>
            <w:r w:rsidR="00D43F3D" w:rsidRPr="00D53020">
              <w:rPr>
                <w:rFonts w:ascii="Times New Roman" w:hAnsi="Times New Roman"/>
                <w:sz w:val="20"/>
                <w:szCs w:val="20"/>
              </w:rPr>
              <w:t xml:space="preserve"> mass</w:t>
            </w:r>
            <w:r w:rsidRPr="00D53020">
              <w:rPr>
                <w:rFonts w:ascii="Times New Roman" w:hAnsi="Times New Roman"/>
                <w:sz w:val="20"/>
                <w:szCs w:val="20"/>
              </w:rPr>
              <w:t xml:space="preserve"> nitrogen + (1|reach) + ε</w:t>
            </w:r>
          </w:p>
        </w:tc>
      </w:tr>
      <w:tr w:rsidR="007D7CE0" w:rsidRPr="00D53020" w14:paraId="41C76909" w14:textId="77777777" w:rsidTr="007D7CE0">
        <w:trPr>
          <w:trHeight w:val="360"/>
        </w:trPr>
        <w:tc>
          <w:tcPr>
            <w:tcW w:w="2278" w:type="dxa"/>
            <w:tcBorders>
              <w:top w:val="nil"/>
              <w:left w:val="nil"/>
              <w:bottom w:val="single" w:sz="4" w:space="0" w:color="auto"/>
            </w:tcBorders>
          </w:tcPr>
          <w:p w14:paraId="2A16753F" w14:textId="4E8AC91B" w:rsidR="007D7CE0" w:rsidRPr="00D53020" w:rsidRDefault="000A3639" w:rsidP="007D7CE0">
            <w:pP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p>
        </w:tc>
        <w:tc>
          <w:tcPr>
            <w:tcW w:w="1430" w:type="dxa"/>
            <w:tcBorders>
              <w:top w:val="nil"/>
              <w:left w:val="nil"/>
              <w:bottom w:val="single" w:sz="4" w:space="0" w:color="auto"/>
              <w:right w:val="nil"/>
            </w:tcBorders>
          </w:tcPr>
          <w:p w14:paraId="3A9CC0F0" w14:textId="68980D4A" w:rsidR="007D7CE0" w:rsidRPr="00D53020" w:rsidRDefault="000A3639" w:rsidP="00424EB7">
            <w:pPr>
              <w:ind w:left="720" w:hanging="720"/>
              <w:jc w:val="center"/>
              <w:rPr>
                <w:rFonts w:ascii="Times New Roman" w:hAnsi="Times New Roman"/>
                <w:b/>
                <w:sz w:val="20"/>
                <w:szCs w:val="20"/>
              </w:rPr>
            </w:pPr>
            <w:r w:rsidRPr="00D53020">
              <w:rPr>
                <w:rFonts w:ascii="Times New Roman" w:hAnsi="Times New Roman"/>
                <w:b/>
                <w:sz w:val="20"/>
                <w:szCs w:val="20"/>
              </w:rPr>
              <w:t>0.72</w:t>
            </w:r>
          </w:p>
        </w:tc>
        <w:tc>
          <w:tcPr>
            <w:tcW w:w="990" w:type="dxa"/>
            <w:tcBorders>
              <w:top w:val="nil"/>
              <w:left w:val="nil"/>
              <w:bottom w:val="single" w:sz="4" w:space="0" w:color="auto"/>
            </w:tcBorders>
          </w:tcPr>
          <w:p w14:paraId="2AA282DE" w14:textId="6DAD9C65" w:rsidR="007D7CE0" w:rsidRPr="00D53020" w:rsidRDefault="000A3639" w:rsidP="007D7CE0">
            <w:pPr>
              <w:jc w:val="center"/>
              <w:rPr>
                <w:rFonts w:ascii="Times New Roman" w:hAnsi="Times New Roman"/>
                <w:sz w:val="20"/>
                <w:szCs w:val="20"/>
              </w:rPr>
            </w:pPr>
            <w:r w:rsidRPr="00D53020">
              <w:rPr>
                <w:rFonts w:ascii="Times New Roman" w:hAnsi="Times New Roman"/>
                <w:sz w:val="20"/>
                <w:szCs w:val="20"/>
              </w:rPr>
              <w:t>0</w:t>
            </w:r>
          </w:p>
        </w:tc>
        <w:tc>
          <w:tcPr>
            <w:tcW w:w="5130" w:type="dxa"/>
            <w:tcBorders>
              <w:top w:val="nil"/>
              <w:bottom w:val="single" w:sz="4" w:space="0" w:color="auto"/>
              <w:right w:val="nil"/>
            </w:tcBorders>
          </w:tcPr>
          <w:p w14:paraId="378343A9" w14:textId="29425C42" w:rsidR="007D7CE0" w:rsidRPr="00D53020" w:rsidRDefault="007D7CE0" w:rsidP="007D7CE0">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w:t>
            </w:r>
            <w:proofErr w:type="gramStart"/>
            <w:r w:rsidRPr="00D53020">
              <w:rPr>
                <w:rFonts w:ascii="Times New Roman" w:hAnsi="Times New Roman"/>
                <w:color w:val="000000" w:themeColor="text1"/>
                <w:sz w:val="20"/>
                <w:szCs w:val="20"/>
              </w:rPr>
              <w:t xml:space="preserve">= </w:t>
            </w:r>
            <w:r w:rsidR="00D43F3D" w:rsidRPr="00D53020">
              <w:rPr>
                <w:rFonts w:ascii="Times New Roman" w:hAnsi="Times New Roman"/>
                <w:sz w:val="20"/>
                <w:szCs w:val="20"/>
              </w:rPr>
              <w:t xml:space="preserve"> bank</w:t>
            </w:r>
            <w:proofErr w:type="gramEnd"/>
            <w:r w:rsidR="00D43F3D" w:rsidRPr="00D53020">
              <w:rPr>
                <w:rFonts w:ascii="Times New Roman" w:hAnsi="Times New Roman"/>
                <w:sz w:val="20"/>
                <w:szCs w:val="20"/>
              </w:rPr>
              <w:t>*log</w:t>
            </w:r>
            <w:r w:rsidR="00D43F3D" w:rsidRPr="00D53020">
              <w:rPr>
                <w:rFonts w:ascii="Times New Roman" w:hAnsi="Times New Roman"/>
                <w:sz w:val="20"/>
                <w:szCs w:val="20"/>
                <w:vertAlign w:val="subscript"/>
              </w:rPr>
              <w:t>10</w:t>
            </w:r>
            <w:r w:rsidR="00D43F3D" w:rsidRPr="00D53020">
              <w:rPr>
                <w:rFonts w:ascii="Times New Roman" w:hAnsi="Times New Roman"/>
                <w:sz w:val="20"/>
                <w:szCs w:val="20"/>
              </w:rPr>
              <w:t>(distance) +  I(log</w:t>
            </w:r>
            <w:r w:rsidR="00D43F3D" w:rsidRPr="00D53020">
              <w:rPr>
                <w:rFonts w:ascii="Times New Roman" w:hAnsi="Times New Roman"/>
                <w:sz w:val="20"/>
                <w:szCs w:val="20"/>
                <w:vertAlign w:val="subscript"/>
              </w:rPr>
              <w:t>10</w:t>
            </w:r>
            <w:r w:rsidR="00D43F3D" w:rsidRPr="00D53020">
              <w:rPr>
                <w:rFonts w:ascii="Times New Roman" w:hAnsi="Times New Roman"/>
                <w:sz w:val="20"/>
                <w:szCs w:val="20"/>
              </w:rPr>
              <w:t>(distance)</w:t>
            </w:r>
            <w:r w:rsidR="00D43F3D" w:rsidRPr="00D53020">
              <w:rPr>
                <w:rFonts w:ascii="Times New Roman" w:hAnsi="Times New Roman"/>
                <w:sz w:val="20"/>
                <w:szCs w:val="20"/>
                <w:vertAlign w:val="superscript"/>
              </w:rPr>
              <w:t>2</w:t>
            </w:r>
            <w:r w:rsidR="00D43F3D" w:rsidRPr="00D53020">
              <w:rPr>
                <w:rFonts w:ascii="Times New Roman" w:hAnsi="Times New Roman"/>
                <w:sz w:val="20"/>
                <w:szCs w:val="20"/>
              </w:rPr>
              <w:t xml:space="preserve">)*bank  + </w:t>
            </w:r>
            <w:r w:rsidRPr="00D53020">
              <w:rPr>
                <w:rFonts w:ascii="Times New Roman" w:hAnsi="Times New Roman"/>
                <w:sz w:val="20"/>
                <w:szCs w:val="20"/>
              </w:rPr>
              <w:t>ε</w:t>
            </w:r>
          </w:p>
        </w:tc>
      </w:tr>
    </w:tbl>
    <w:p w14:paraId="0E7BF47C" w14:textId="77777777" w:rsidR="00915DF9" w:rsidRPr="00D53020" w:rsidRDefault="00915DF9" w:rsidP="0029107A">
      <w:pPr>
        <w:spacing w:line="480" w:lineRule="auto"/>
        <w:contextualSpacing/>
        <w:rPr>
          <w:rFonts w:ascii="Times New Roman" w:hAnsi="Times New Roman" w:cs="Times New Roman"/>
          <w:b/>
          <w:sz w:val="24"/>
          <w:szCs w:val="24"/>
          <w:lang w:val="en-US"/>
        </w:rPr>
      </w:pPr>
    </w:p>
    <w:p w14:paraId="7998424D" w14:textId="77777777" w:rsidR="00306CBA" w:rsidRDefault="00306CB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FB90C9B" w14:textId="3323A5B1" w:rsidR="00986F2A" w:rsidRPr="00986F2A" w:rsidRDefault="00C041C5" w:rsidP="0029107A">
      <w:pPr>
        <w:spacing w:line="480" w:lineRule="auto"/>
        <w:contextualSpacing/>
        <w:rPr>
          <w:rFonts w:ascii="Times New Roman" w:hAnsi="Times New Roman" w:cs="Times New Roman"/>
          <w:sz w:val="24"/>
          <w:szCs w:val="24"/>
          <w:lang w:val="en-US"/>
        </w:rPr>
      </w:pPr>
      <w:r w:rsidRPr="00986F2A">
        <w:rPr>
          <w:rFonts w:ascii="Times New Roman" w:hAnsi="Times New Roman" w:cs="Times New Roman"/>
          <w:sz w:val="24"/>
          <w:szCs w:val="24"/>
          <w:lang w:val="en-US"/>
        </w:rPr>
        <w:lastRenderedPageBreak/>
        <w:t>Table 2</w:t>
      </w:r>
      <w:r w:rsidR="00986F2A">
        <w:rPr>
          <w:rFonts w:ascii="Times New Roman" w:hAnsi="Times New Roman" w:cs="Times New Roman"/>
          <w:sz w:val="24"/>
          <w:szCs w:val="24"/>
          <w:lang w:val="en-US"/>
        </w:rPr>
        <w:t xml:space="preserve">: </w:t>
      </w:r>
      <w:commentRangeStart w:id="564"/>
      <w:r w:rsidR="00986F2A">
        <w:rPr>
          <w:rFonts w:ascii="Times New Roman" w:hAnsi="Times New Roman" w:cs="Times New Roman"/>
          <w:sz w:val="24"/>
          <w:szCs w:val="24"/>
          <w:lang w:val="en-US"/>
        </w:rPr>
        <w:t xml:space="preserve">Cumulative weights of covariates on response variables. </w:t>
      </w:r>
      <w:commentRangeEnd w:id="564"/>
      <w:r w:rsidR="005B0ECA">
        <w:rPr>
          <w:rStyle w:val="CommentReference"/>
        </w:rPr>
        <w:commentReference w:id="564"/>
      </w:r>
    </w:p>
    <w:tbl>
      <w:tblPr>
        <w:tblStyle w:val="TableGrid"/>
        <w:tblW w:w="0" w:type="auto"/>
        <w:tblBorders>
          <w:left w:val="none" w:sz="0" w:space="0" w:color="auto"/>
          <w:right w:val="none" w:sz="0" w:space="0" w:color="auto"/>
        </w:tblBorders>
        <w:tblLook w:val="0480" w:firstRow="0" w:lastRow="0" w:firstColumn="1" w:lastColumn="0" w:noHBand="0" w:noVBand="1"/>
      </w:tblPr>
      <w:tblGrid>
        <w:gridCol w:w="2267"/>
        <w:gridCol w:w="2248"/>
        <w:gridCol w:w="2255"/>
        <w:gridCol w:w="2256"/>
      </w:tblGrid>
      <w:tr w:rsidR="00B41AD6" w:rsidRPr="00D53020" w14:paraId="1367C88A" w14:textId="77777777" w:rsidTr="00986F2A">
        <w:tc>
          <w:tcPr>
            <w:tcW w:w="2310" w:type="dxa"/>
            <w:tcBorders>
              <w:bottom w:val="single" w:sz="12" w:space="0" w:color="auto"/>
              <w:right w:val="nil"/>
            </w:tcBorders>
            <w:vAlign w:val="center"/>
          </w:tcPr>
          <w:p w14:paraId="2AA4B42A" w14:textId="7A89ACAE" w:rsidR="00B41AD6" w:rsidRPr="00D53020" w:rsidRDefault="00C041C5" w:rsidP="00C041C5">
            <w:pPr>
              <w:contextualSpacing/>
              <w:jc w:val="center"/>
              <w:rPr>
                <w:rFonts w:ascii="Times New Roman" w:hAnsi="Times New Roman"/>
                <w:b/>
              </w:rPr>
            </w:pPr>
            <w:r w:rsidRPr="00D53020">
              <w:rPr>
                <w:rFonts w:ascii="Times New Roman" w:hAnsi="Times New Roman"/>
                <w:b/>
                <w:color w:val="000000" w:themeColor="text1"/>
              </w:rPr>
              <w:t>Response Variable</w:t>
            </w:r>
          </w:p>
        </w:tc>
        <w:tc>
          <w:tcPr>
            <w:tcW w:w="2310" w:type="dxa"/>
            <w:tcBorders>
              <w:left w:val="nil"/>
              <w:bottom w:val="single" w:sz="12" w:space="0" w:color="auto"/>
              <w:right w:val="nil"/>
            </w:tcBorders>
            <w:vAlign w:val="center"/>
          </w:tcPr>
          <w:p w14:paraId="0BA07A1D" w14:textId="02950897" w:rsidR="00B41AD6" w:rsidRPr="00D53020" w:rsidRDefault="00C041C5" w:rsidP="00C041C5">
            <w:pPr>
              <w:contextualSpacing/>
              <w:jc w:val="center"/>
              <w:rPr>
                <w:rFonts w:ascii="Times New Roman" w:hAnsi="Times New Roman"/>
                <w:b/>
              </w:rPr>
            </w:pPr>
            <w:r w:rsidRPr="00D53020">
              <w:rPr>
                <w:rFonts w:ascii="Times New Roman" w:hAnsi="Times New Roman"/>
                <w:b/>
              </w:rPr>
              <w:t>Bank Weight</w:t>
            </w:r>
          </w:p>
        </w:tc>
        <w:tc>
          <w:tcPr>
            <w:tcW w:w="2311" w:type="dxa"/>
            <w:tcBorders>
              <w:left w:val="nil"/>
              <w:bottom w:val="single" w:sz="12" w:space="0" w:color="auto"/>
              <w:right w:val="nil"/>
            </w:tcBorders>
            <w:vAlign w:val="center"/>
          </w:tcPr>
          <w:p w14:paraId="26796F9F" w14:textId="7606EBE8" w:rsidR="00B41AD6" w:rsidRPr="00D53020" w:rsidRDefault="00C041C5" w:rsidP="00C041C5">
            <w:pPr>
              <w:contextualSpacing/>
              <w:jc w:val="center"/>
              <w:rPr>
                <w:rFonts w:ascii="Times New Roman" w:hAnsi="Times New Roman"/>
                <w:b/>
              </w:rPr>
            </w:pPr>
            <w:r w:rsidRPr="00D53020">
              <w:rPr>
                <w:rFonts w:ascii="Times New Roman" w:hAnsi="Times New Roman"/>
                <w:b/>
              </w:rPr>
              <w:t>Distance Weight</w:t>
            </w:r>
          </w:p>
        </w:tc>
        <w:tc>
          <w:tcPr>
            <w:tcW w:w="2311" w:type="dxa"/>
            <w:tcBorders>
              <w:left w:val="nil"/>
              <w:bottom w:val="single" w:sz="12" w:space="0" w:color="auto"/>
            </w:tcBorders>
            <w:vAlign w:val="center"/>
          </w:tcPr>
          <w:p w14:paraId="1BBBEC5F" w14:textId="38E5767D" w:rsidR="00B41AD6" w:rsidRPr="00D53020" w:rsidRDefault="00C041C5" w:rsidP="00C041C5">
            <w:pPr>
              <w:contextualSpacing/>
              <w:jc w:val="center"/>
              <w:rPr>
                <w:rFonts w:ascii="Times New Roman" w:hAnsi="Times New Roman"/>
                <w:b/>
              </w:rPr>
            </w:pPr>
            <w:r w:rsidRPr="00D53020">
              <w:rPr>
                <w:rFonts w:ascii="Times New Roman" w:hAnsi="Times New Roman"/>
                <w:b/>
              </w:rPr>
              <w:t>Mass Nitrogen Weight</w:t>
            </w:r>
          </w:p>
        </w:tc>
      </w:tr>
      <w:tr w:rsidR="00B41AD6" w:rsidRPr="00D53020" w14:paraId="59CE6D73" w14:textId="77777777" w:rsidTr="00986F2A">
        <w:tc>
          <w:tcPr>
            <w:tcW w:w="2310" w:type="dxa"/>
            <w:tcBorders>
              <w:top w:val="single" w:sz="12" w:space="0" w:color="auto"/>
              <w:bottom w:val="nil"/>
              <w:right w:val="nil"/>
            </w:tcBorders>
            <w:vAlign w:val="center"/>
          </w:tcPr>
          <w:p w14:paraId="0F850950" w14:textId="1A9F6659"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sz w:val="20"/>
                <w:szCs w:val="20"/>
              </w:rPr>
              <w:t xml:space="preserve">Bulk </w:t>
            </w: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N</w:t>
            </w:r>
          </w:p>
        </w:tc>
        <w:tc>
          <w:tcPr>
            <w:tcW w:w="2310" w:type="dxa"/>
            <w:tcBorders>
              <w:top w:val="single" w:sz="12" w:space="0" w:color="auto"/>
              <w:left w:val="nil"/>
              <w:bottom w:val="nil"/>
              <w:right w:val="nil"/>
            </w:tcBorders>
            <w:vAlign w:val="center"/>
          </w:tcPr>
          <w:p w14:paraId="7DC2F7DC" w14:textId="2420F83D"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1.0</w:t>
            </w:r>
          </w:p>
        </w:tc>
        <w:tc>
          <w:tcPr>
            <w:tcW w:w="2311" w:type="dxa"/>
            <w:tcBorders>
              <w:top w:val="single" w:sz="12" w:space="0" w:color="auto"/>
              <w:left w:val="nil"/>
              <w:bottom w:val="nil"/>
              <w:right w:val="nil"/>
            </w:tcBorders>
            <w:vAlign w:val="center"/>
          </w:tcPr>
          <w:p w14:paraId="3BAB9CCC" w14:textId="1FE00212"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1.0</w:t>
            </w:r>
          </w:p>
        </w:tc>
        <w:tc>
          <w:tcPr>
            <w:tcW w:w="2311" w:type="dxa"/>
            <w:tcBorders>
              <w:top w:val="single" w:sz="12" w:space="0" w:color="auto"/>
              <w:left w:val="nil"/>
              <w:bottom w:val="nil"/>
              <w:right w:val="nil"/>
            </w:tcBorders>
            <w:vAlign w:val="center"/>
          </w:tcPr>
          <w:p w14:paraId="41AB0AE9" w14:textId="3B7253BD"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0.45</w:t>
            </w:r>
          </w:p>
        </w:tc>
      </w:tr>
      <w:tr w:rsidR="00B41AD6" w:rsidRPr="00D53020" w14:paraId="0622341B" w14:textId="77777777" w:rsidTr="00986F2A">
        <w:tc>
          <w:tcPr>
            <w:tcW w:w="2310" w:type="dxa"/>
            <w:tcBorders>
              <w:top w:val="nil"/>
              <w:bottom w:val="nil"/>
              <w:right w:val="nil"/>
            </w:tcBorders>
            <w:vAlign w:val="center"/>
          </w:tcPr>
          <w:p w14:paraId="5F49C8B1" w14:textId="15C91B2D"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sz w:val="20"/>
                <w:szCs w:val="20"/>
              </w:rPr>
              <w:t xml:space="preserve">Bulk </w:t>
            </w:r>
            <w:r w:rsidRPr="00D53020">
              <w:rPr>
                <w:rFonts w:ascii="Times New Roman" w:hAnsi="Times New Roman"/>
                <w:sz w:val="20"/>
                <w:szCs w:val="20"/>
              </w:rPr>
              <w:sym w:font="Symbol" w:char="F064"/>
            </w:r>
            <w:r w:rsidRPr="00D53020">
              <w:rPr>
                <w:rFonts w:ascii="Times New Roman" w:hAnsi="Times New Roman"/>
                <w:sz w:val="20"/>
                <w:szCs w:val="20"/>
                <w:vertAlign w:val="superscript"/>
              </w:rPr>
              <w:t>13</w:t>
            </w:r>
            <w:r w:rsidRPr="00D53020">
              <w:rPr>
                <w:rFonts w:ascii="Times New Roman" w:hAnsi="Times New Roman"/>
                <w:sz w:val="20"/>
                <w:szCs w:val="20"/>
              </w:rPr>
              <w:t>C</w:t>
            </w:r>
          </w:p>
        </w:tc>
        <w:tc>
          <w:tcPr>
            <w:tcW w:w="2310" w:type="dxa"/>
            <w:tcBorders>
              <w:top w:val="nil"/>
              <w:left w:val="nil"/>
              <w:bottom w:val="nil"/>
              <w:right w:val="nil"/>
            </w:tcBorders>
            <w:vAlign w:val="center"/>
          </w:tcPr>
          <w:p w14:paraId="2CA50811" w14:textId="5E9E6177"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w:t>
            </w:r>
            <w:r w:rsidR="00F74D57">
              <w:rPr>
                <w:rFonts w:ascii="Times New Roman" w:hAnsi="Times New Roman"/>
              </w:rPr>
              <w:t>.0</w:t>
            </w:r>
          </w:p>
        </w:tc>
        <w:tc>
          <w:tcPr>
            <w:tcW w:w="2311" w:type="dxa"/>
            <w:tcBorders>
              <w:top w:val="nil"/>
              <w:left w:val="nil"/>
              <w:bottom w:val="nil"/>
              <w:right w:val="nil"/>
            </w:tcBorders>
            <w:vAlign w:val="center"/>
          </w:tcPr>
          <w:p w14:paraId="52333EE1" w14:textId="17FD37C9"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1.0</w:t>
            </w:r>
          </w:p>
        </w:tc>
        <w:tc>
          <w:tcPr>
            <w:tcW w:w="2311" w:type="dxa"/>
            <w:tcBorders>
              <w:top w:val="nil"/>
              <w:left w:val="nil"/>
              <w:bottom w:val="nil"/>
            </w:tcBorders>
            <w:vAlign w:val="center"/>
          </w:tcPr>
          <w:p w14:paraId="13001B40" w14:textId="36DDF28A" w:rsidR="00B41AD6" w:rsidRPr="00D53020" w:rsidRDefault="0043263F" w:rsidP="00C041C5">
            <w:pPr>
              <w:spacing w:line="480" w:lineRule="auto"/>
              <w:contextualSpacing/>
              <w:jc w:val="center"/>
              <w:rPr>
                <w:rFonts w:ascii="Times New Roman" w:hAnsi="Times New Roman"/>
              </w:rPr>
            </w:pPr>
            <w:r>
              <w:rPr>
                <w:rFonts w:ascii="Times New Roman" w:hAnsi="Times New Roman"/>
              </w:rPr>
              <w:t>-</w:t>
            </w:r>
          </w:p>
        </w:tc>
      </w:tr>
      <w:tr w:rsidR="00B41AD6" w:rsidRPr="00D53020" w14:paraId="58DA5D44" w14:textId="77777777" w:rsidTr="00986F2A">
        <w:tc>
          <w:tcPr>
            <w:tcW w:w="2310" w:type="dxa"/>
            <w:tcBorders>
              <w:top w:val="nil"/>
              <w:bottom w:val="nil"/>
              <w:right w:val="nil"/>
            </w:tcBorders>
            <w:vAlign w:val="center"/>
          </w:tcPr>
          <w:p w14:paraId="693598B8" w14:textId="6EAF911D"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w:t>
            </w:r>
          </w:p>
        </w:tc>
        <w:tc>
          <w:tcPr>
            <w:tcW w:w="2310" w:type="dxa"/>
            <w:tcBorders>
              <w:top w:val="nil"/>
              <w:left w:val="nil"/>
              <w:bottom w:val="nil"/>
              <w:right w:val="nil"/>
            </w:tcBorders>
            <w:vAlign w:val="center"/>
          </w:tcPr>
          <w:p w14:paraId="4830AB6D" w14:textId="2CB7A293"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1.0</w:t>
            </w:r>
          </w:p>
        </w:tc>
        <w:tc>
          <w:tcPr>
            <w:tcW w:w="2311" w:type="dxa"/>
            <w:tcBorders>
              <w:top w:val="nil"/>
              <w:left w:val="nil"/>
              <w:bottom w:val="nil"/>
              <w:right w:val="nil"/>
            </w:tcBorders>
            <w:vAlign w:val="center"/>
          </w:tcPr>
          <w:p w14:paraId="0E2D539C" w14:textId="56CCDB95"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w:t>
            </w:r>
            <w:r w:rsidR="007579C5">
              <w:rPr>
                <w:rFonts w:ascii="Times New Roman" w:hAnsi="Times New Roman"/>
              </w:rPr>
              <w:t>.0</w:t>
            </w:r>
          </w:p>
        </w:tc>
        <w:tc>
          <w:tcPr>
            <w:tcW w:w="2311" w:type="dxa"/>
            <w:tcBorders>
              <w:top w:val="nil"/>
              <w:left w:val="nil"/>
              <w:bottom w:val="nil"/>
            </w:tcBorders>
            <w:vAlign w:val="center"/>
          </w:tcPr>
          <w:p w14:paraId="7BED476F" w14:textId="2C8EFDA2"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w:t>
            </w:r>
          </w:p>
        </w:tc>
      </w:tr>
      <w:tr w:rsidR="00B41AD6" w:rsidRPr="00D53020" w14:paraId="6F577706" w14:textId="77777777" w:rsidTr="00986F2A">
        <w:tc>
          <w:tcPr>
            <w:tcW w:w="2310" w:type="dxa"/>
            <w:tcBorders>
              <w:top w:val="nil"/>
              <w:bottom w:val="nil"/>
              <w:right w:val="nil"/>
            </w:tcBorders>
            <w:vAlign w:val="center"/>
          </w:tcPr>
          <w:p w14:paraId="4C38E1EE" w14:textId="78CDCE57"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w:t>
            </w:r>
          </w:p>
        </w:tc>
        <w:tc>
          <w:tcPr>
            <w:tcW w:w="2310" w:type="dxa"/>
            <w:tcBorders>
              <w:top w:val="nil"/>
              <w:left w:val="nil"/>
              <w:bottom w:val="nil"/>
              <w:right w:val="nil"/>
            </w:tcBorders>
            <w:vAlign w:val="center"/>
          </w:tcPr>
          <w:p w14:paraId="3D403456" w14:textId="04A50533"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0.88</w:t>
            </w:r>
          </w:p>
        </w:tc>
        <w:tc>
          <w:tcPr>
            <w:tcW w:w="2311" w:type="dxa"/>
            <w:tcBorders>
              <w:top w:val="nil"/>
              <w:left w:val="nil"/>
              <w:bottom w:val="nil"/>
              <w:right w:val="nil"/>
            </w:tcBorders>
            <w:vAlign w:val="center"/>
          </w:tcPr>
          <w:p w14:paraId="6324AF04" w14:textId="49C524BB"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0.70</w:t>
            </w:r>
          </w:p>
        </w:tc>
        <w:tc>
          <w:tcPr>
            <w:tcW w:w="2311" w:type="dxa"/>
            <w:tcBorders>
              <w:top w:val="nil"/>
              <w:left w:val="nil"/>
              <w:bottom w:val="nil"/>
            </w:tcBorders>
            <w:vAlign w:val="center"/>
          </w:tcPr>
          <w:p w14:paraId="115B1C40" w14:textId="2B1F0469"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w:t>
            </w:r>
          </w:p>
        </w:tc>
      </w:tr>
      <w:tr w:rsidR="00B41AD6" w:rsidRPr="00D53020" w14:paraId="4123234E" w14:textId="77777777" w:rsidTr="00986F2A">
        <w:tc>
          <w:tcPr>
            <w:tcW w:w="2310" w:type="dxa"/>
            <w:tcBorders>
              <w:top w:val="nil"/>
              <w:bottom w:val="nil"/>
              <w:right w:val="nil"/>
            </w:tcBorders>
            <w:vAlign w:val="center"/>
          </w:tcPr>
          <w:p w14:paraId="097E0EBB" w14:textId="349A2BAE"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sz w:val="20"/>
                <w:szCs w:val="20"/>
              </w:rPr>
              <w:t>Net Mineralization</w:t>
            </w:r>
          </w:p>
        </w:tc>
        <w:tc>
          <w:tcPr>
            <w:tcW w:w="2310" w:type="dxa"/>
            <w:tcBorders>
              <w:top w:val="nil"/>
              <w:left w:val="nil"/>
              <w:bottom w:val="nil"/>
              <w:right w:val="nil"/>
            </w:tcBorders>
            <w:vAlign w:val="center"/>
          </w:tcPr>
          <w:p w14:paraId="4407BEA0" w14:textId="5FF8E7E4"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0.37</w:t>
            </w:r>
          </w:p>
        </w:tc>
        <w:tc>
          <w:tcPr>
            <w:tcW w:w="2311" w:type="dxa"/>
            <w:tcBorders>
              <w:top w:val="nil"/>
              <w:left w:val="nil"/>
              <w:bottom w:val="nil"/>
              <w:right w:val="nil"/>
            </w:tcBorders>
            <w:vAlign w:val="center"/>
          </w:tcPr>
          <w:p w14:paraId="7828DDC8" w14:textId="6AE4F50F"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0.17</w:t>
            </w:r>
          </w:p>
        </w:tc>
        <w:tc>
          <w:tcPr>
            <w:tcW w:w="2311" w:type="dxa"/>
            <w:tcBorders>
              <w:top w:val="nil"/>
              <w:left w:val="nil"/>
              <w:bottom w:val="nil"/>
            </w:tcBorders>
            <w:vAlign w:val="center"/>
          </w:tcPr>
          <w:p w14:paraId="52D143CE" w14:textId="6C9A3B7B"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w:t>
            </w:r>
          </w:p>
        </w:tc>
      </w:tr>
      <w:tr w:rsidR="00B41AD6" w:rsidRPr="00D53020" w14:paraId="05D9678C" w14:textId="77777777" w:rsidTr="00986F2A">
        <w:tc>
          <w:tcPr>
            <w:tcW w:w="2310" w:type="dxa"/>
            <w:tcBorders>
              <w:top w:val="nil"/>
              <w:bottom w:val="nil"/>
              <w:right w:val="nil"/>
            </w:tcBorders>
            <w:vAlign w:val="center"/>
          </w:tcPr>
          <w:p w14:paraId="7C0E4FA2" w14:textId="546B4895"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sz w:val="20"/>
                <w:szCs w:val="20"/>
              </w:rPr>
              <w:t>Net Nitrification</w:t>
            </w:r>
          </w:p>
        </w:tc>
        <w:tc>
          <w:tcPr>
            <w:tcW w:w="2310" w:type="dxa"/>
            <w:tcBorders>
              <w:top w:val="nil"/>
              <w:left w:val="nil"/>
              <w:bottom w:val="nil"/>
              <w:right w:val="nil"/>
            </w:tcBorders>
            <w:vAlign w:val="center"/>
          </w:tcPr>
          <w:p w14:paraId="4C11F40F" w14:textId="73E8C169"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0.82</w:t>
            </w:r>
          </w:p>
        </w:tc>
        <w:tc>
          <w:tcPr>
            <w:tcW w:w="2311" w:type="dxa"/>
            <w:tcBorders>
              <w:top w:val="nil"/>
              <w:left w:val="nil"/>
              <w:bottom w:val="nil"/>
              <w:right w:val="nil"/>
            </w:tcBorders>
            <w:vAlign w:val="center"/>
          </w:tcPr>
          <w:p w14:paraId="67CCC72D" w14:textId="4350D05B"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0.72</w:t>
            </w:r>
          </w:p>
        </w:tc>
        <w:tc>
          <w:tcPr>
            <w:tcW w:w="2311" w:type="dxa"/>
            <w:tcBorders>
              <w:top w:val="nil"/>
              <w:left w:val="nil"/>
              <w:bottom w:val="nil"/>
            </w:tcBorders>
            <w:vAlign w:val="center"/>
          </w:tcPr>
          <w:p w14:paraId="3602007C" w14:textId="0E560C9A"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w:t>
            </w:r>
          </w:p>
        </w:tc>
      </w:tr>
      <w:tr w:rsidR="00B41AD6" w:rsidRPr="00D53020" w14:paraId="41629B7F" w14:textId="77777777" w:rsidTr="00986F2A">
        <w:tc>
          <w:tcPr>
            <w:tcW w:w="2310" w:type="dxa"/>
            <w:tcBorders>
              <w:top w:val="nil"/>
              <w:bottom w:val="nil"/>
              <w:right w:val="nil"/>
            </w:tcBorders>
            <w:vAlign w:val="center"/>
          </w:tcPr>
          <w:p w14:paraId="006618D1" w14:textId="3A0CABB3" w:rsidR="00B41AD6" w:rsidRPr="00D53020" w:rsidRDefault="00C041C5" w:rsidP="00C041C5">
            <w:pPr>
              <w:spacing w:line="480" w:lineRule="auto"/>
              <w:contextualSpacing/>
              <w:jc w:val="center"/>
              <w:rPr>
                <w:rFonts w:ascii="Times New Roman" w:hAnsi="Times New Roman"/>
                <w:b/>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p>
        </w:tc>
        <w:tc>
          <w:tcPr>
            <w:tcW w:w="2310" w:type="dxa"/>
            <w:tcBorders>
              <w:top w:val="nil"/>
              <w:left w:val="nil"/>
              <w:bottom w:val="nil"/>
              <w:right w:val="nil"/>
            </w:tcBorders>
            <w:vAlign w:val="center"/>
          </w:tcPr>
          <w:p w14:paraId="67D2AAD1" w14:textId="30FE419B"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w:t>
            </w:r>
            <w:r w:rsidR="00F74D57">
              <w:rPr>
                <w:rFonts w:ascii="Times New Roman" w:hAnsi="Times New Roman"/>
              </w:rPr>
              <w:t>.0</w:t>
            </w:r>
          </w:p>
        </w:tc>
        <w:tc>
          <w:tcPr>
            <w:tcW w:w="2311" w:type="dxa"/>
            <w:tcBorders>
              <w:top w:val="nil"/>
              <w:left w:val="nil"/>
              <w:bottom w:val="nil"/>
              <w:right w:val="nil"/>
            </w:tcBorders>
            <w:vAlign w:val="center"/>
          </w:tcPr>
          <w:p w14:paraId="17F00A2B" w14:textId="2527A3AA"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w:t>
            </w:r>
            <w:r w:rsidR="00F74D57">
              <w:rPr>
                <w:rFonts w:ascii="Times New Roman" w:hAnsi="Times New Roman"/>
              </w:rPr>
              <w:t>.0</w:t>
            </w:r>
          </w:p>
        </w:tc>
        <w:tc>
          <w:tcPr>
            <w:tcW w:w="2311" w:type="dxa"/>
            <w:tcBorders>
              <w:top w:val="nil"/>
              <w:left w:val="nil"/>
              <w:bottom w:val="nil"/>
            </w:tcBorders>
            <w:vAlign w:val="center"/>
          </w:tcPr>
          <w:p w14:paraId="6EC2C73F" w14:textId="7CBE67C0"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w:t>
            </w:r>
            <w:r w:rsidR="00F74D57">
              <w:rPr>
                <w:rFonts w:ascii="Times New Roman" w:hAnsi="Times New Roman"/>
              </w:rPr>
              <w:t>.0</w:t>
            </w:r>
          </w:p>
        </w:tc>
      </w:tr>
      <w:tr w:rsidR="00C041C5" w:rsidRPr="00D53020" w14:paraId="63BCAB5A" w14:textId="77777777" w:rsidTr="00986F2A">
        <w:tc>
          <w:tcPr>
            <w:tcW w:w="2310" w:type="dxa"/>
            <w:tcBorders>
              <w:top w:val="nil"/>
              <w:right w:val="nil"/>
            </w:tcBorders>
          </w:tcPr>
          <w:p w14:paraId="00C483DA" w14:textId="269DFB19" w:rsidR="00C041C5" w:rsidRPr="00D53020" w:rsidRDefault="00C041C5" w:rsidP="00C041C5">
            <w:pPr>
              <w:spacing w:line="480" w:lineRule="auto"/>
              <w:contextualSpacing/>
              <w:jc w:val="center"/>
              <w:rPr>
                <w:rFonts w:ascii="Times New Roman" w:hAnsi="Times New Roman"/>
                <w:b/>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p>
        </w:tc>
        <w:tc>
          <w:tcPr>
            <w:tcW w:w="2310" w:type="dxa"/>
            <w:tcBorders>
              <w:top w:val="nil"/>
              <w:left w:val="nil"/>
              <w:right w:val="nil"/>
            </w:tcBorders>
            <w:vAlign w:val="center"/>
          </w:tcPr>
          <w:p w14:paraId="0E02E69D" w14:textId="0CADAA2D" w:rsidR="00C041C5" w:rsidRPr="00D53020" w:rsidRDefault="005F476B" w:rsidP="00C041C5">
            <w:pPr>
              <w:spacing w:line="480" w:lineRule="auto"/>
              <w:contextualSpacing/>
              <w:jc w:val="center"/>
              <w:rPr>
                <w:rFonts w:ascii="Times New Roman" w:hAnsi="Times New Roman"/>
              </w:rPr>
            </w:pPr>
            <w:r w:rsidRPr="00D53020">
              <w:rPr>
                <w:rFonts w:ascii="Times New Roman" w:hAnsi="Times New Roman"/>
              </w:rPr>
              <w:t>1</w:t>
            </w:r>
            <w:r w:rsidR="00F74D57">
              <w:rPr>
                <w:rFonts w:ascii="Times New Roman" w:hAnsi="Times New Roman"/>
              </w:rPr>
              <w:t>.0</w:t>
            </w:r>
          </w:p>
        </w:tc>
        <w:tc>
          <w:tcPr>
            <w:tcW w:w="2311" w:type="dxa"/>
            <w:tcBorders>
              <w:top w:val="nil"/>
              <w:left w:val="nil"/>
              <w:right w:val="nil"/>
            </w:tcBorders>
            <w:vAlign w:val="center"/>
          </w:tcPr>
          <w:p w14:paraId="2055D327" w14:textId="0E77B0E3" w:rsidR="00C041C5" w:rsidRPr="00D53020" w:rsidRDefault="005F476B" w:rsidP="00C041C5">
            <w:pPr>
              <w:spacing w:line="480" w:lineRule="auto"/>
              <w:contextualSpacing/>
              <w:jc w:val="center"/>
              <w:rPr>
                <w:rFonts w:ascii="Times New Roman" w:hAnsi="Times New Roman"/>
              </w:rPr>
            </w:pPr>
            <w:r w:rsidRPr="00D53020">
              <w:rPr>
                <w:rFonts w:ascii="Times New Roman" w:hAnsi="Times New Roman"/>
              </w:rPr>
              <w:t>1</w:t>
            </w:r>
            <w:r w:rsidR="00F74D57">
              <w:rPr>
                <w:rFonts w:ascii="Times New Roman" w:hAnsi="Times New Roman"/>
              </w:rPr>
              <w:t>.0</w:t>
            </w:r>
          </w:p>
        </w:tc>
        <w:tc>
          <w:tcPr>
            <w:tcW w:w="2311" w:type="dxa"/>
            <w:tcBorders>
              <w:top w:val="nil"/>
              <w:left w:val="nil"/>
            </w:tcBorders>
            <w:vAlign w:val="center"/>
          </w:tcPr>
          <w:p w14:paraId="17925467" w14:textId="612FBDA5" w:rsidR="00C041C5" w:rsidRPr="00D53020" w:rsidRDefault="005F476B" w:rsidP="00C041C5">
            <w:pPr>
              <w:spacing w:line="480" w:lineRule="auto"/>
              <w:contextualSpacing/>
              <w:jc w:val="center"/>
              <w:rPr>
                <w:rFonts w:ascii="Times New Roman" w:hAnsi="Times New Roman"/>
              </w:rPr>
            </w:pPr>
            <w:r w:rsidRPr="00D53020">
              <w:rPr>
                <w:rFonts w:ascii="Times New Roman" w:hAnsi="Times New Roman"/>
              </w:rPr>
              <w:t>0</w:t>
            </w:r>
            <w:r w:rsidR="00F74D57">
              <w:rPr>
                <w:rFonts w:ascii="Times New Roman" w:hAnsi="Times New Roman"/>
              </w:rPr>
              <w:t>.0</w:t>
            </w:r>
          </w:p>
        </w:tc>
      </w:tr>
    </w:tbl>
    <w:p w14:paraId="00990046" w14:textId="313F3CC5" w:rsidR="00306CBA" w:rsidRDefault="00306CBA" w:rsidP="0029107A">
      <w:pPr>
        <w:spacing w:line="480" w:lineRule="auto"/>
        <w:contextualSpacing/>
        <w:rPr>
          <w:rFonts w:ascii="Times New Roman" w:hAnsi="Times New Roman" w:cs="Times New Roman"/>
          <w:b/>
          <w:sz w:val="24"/>
          <w:szCs w:val="24"/>
          <w:lang w:val="en-US"/>
        </w:rPr>
      </w:pPr>
    </w:p>
    <w:p w14:paraId="447AACAD" w14:textId="146C5998" w:rsidR="00B41AD6" w:rsidRPr="00D53020" w:rsidRDefault="00306CBA" w:rsidP="00306CBA">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7941E964" w14:textId="16E383F8" w:rsidR="0029107A" w:rsidRPr="00D53020" w:rsidRDefault="0029107A" w:rsidP="0029107A">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lastRenderedPageBreak/>
        <w:t>Figures</w:t>
      </w:r>
    </w:p>
    <w:p w14:paraId="5A48136A" w14:textId="4B0A27D3" w:rsidR="0029107A" w:rsidRPr="00D53020" w:rsidRDefault="0029107A" w:rsidP="0029107A">
      <w:pPr>
        <w:spacing w:line="480" w:lineRule="auto"/>
        <w:contextualSpacing/>
        <w:rPr>
          <w:rFonts w:ascii="Times New Roman" w:hAnsi="Times New Roman" w:cs="Times New Roman"/>
          <w:sz w:val="24"/>
          <w:szCs w:val="24"/>
          <w:lang w:val="en-US"/>
        </w:rPr>
      </w:pPr>
      <w:commentRangeStart w:id="565"/>
      <w:r w:rsidRPr="00D53020">
        <w:rPr>
          <w:rFonts w:ascii="Times New Roman" w:hAnsi="Times New Roman" w:cs="Times New Roman"/>
          <w:sz w:val="24"/>
          <w:szCs w:val="24"/>
          <w:lang w:val="en-US"/>
        </w:rPr>
        <w:t xml:space="preserve">Figure 1: </w:t>
      </w:r>
      <w:commentRangeEnd w:id="565"/>
      <w:r w:rsidR="00FE2941">
        <w:rPr>
          <w:rStyle w:val="CommentReference"/>
        </w:rPr>
        <w:commentReference w:id="565"/>
      </w:r>
      <w:commentRangeStart w:id="566"/>
      <w:r w:rsidR="00A136FF" w:rsidRPr="00D53020">
        <w:rPr>
          <w:rFonts w:ascii="Times New Roman" w:hAnsi="Times New Roman" w:cs="Times New Roman"/>
          <w:sz w:val="24"/>
          <w:szCs w:val="24"/>
          <w:lang w:val="en-US"/>
        </w:rPr>
        <w:t>Nitrogen</w:t>
      </w:r>
      <w:r w:rsidRPr="00D53020">
        <w:rPr>
          <w:rFonts w:ascii="Times New Roman" w:hAnsi="Times New Roman" w:cs="Times New Roman"/>
          <w:sz w:val="24"/>
          <w:szCs w:val="24"/>
          <w:lang w:val="en-US"/>
        </w:rPr>
        <w:t xml:space="preserve"> pathways </w:t>
      </w:r>
      <w:r w:rsidR="00A136FF" w:rsidRPr="00D53020">
        <w:rPr>
          <w:rFonts w:ascii="Times New Roman" w:hAnsi="Times New Roman" w:cs="Times New Roman"/>
          <w:sz w:val="24"/>
          <w:szCs w:val="24"/>
          <w:lang w:val="en-US"/>
        </w:rPr>
        <w:t xml:space="preserve">in soil </w:t>
      </w:r>
      <w:r w:rsidRPr="00D53020">
        <w:rPr>
          <w:rFonts w:ascii="Times New Roman" w:hAnsi="Times New Roman" w:cs="Times New Roman"/>
          <w:sz w:val="24"/>
          <w:szCs w:val="24"/>
          <w:lang w:val="en-US"/>
        </w:rPr>
        <w:t xml:space="preserve">where MDN enters terrestrial systems via decay of salmon organic tissues or excretion from direct </w:t>
      </w:r>
      <w:r w:rsidR="00E6620C" w:rsidRPr="00D53020">
        <w:rPr>
          <w:rFonts w:ascii="Times New Roman" w:hAnsi="Times New Roman" w:cs="Times New Roman"/>
          <w:sz w:val="24"/>
          <w:szCs w:val="24"/>
          <w:lang w:val="en-US"/>
        </w:rPr>
        <w:t xml:space="preserve">salmon </w:t>
      </w:r>
      <w:r w:rsidRPr="00D53020">
        <w:rPr>
          <w:rFonts w:ascii="Times New Roman" w:hAnsi="Times New Roman" w:cs="Times New Roman"/>
          <w:sz w:val="24"/>
          <w:szCs w:val="24"/>
          <w:lang w:val="en-US"/>
        </w:rPr>
        <w:t xml:space="preserve">consumers such as bears. Arrows represent conversion pathways with the potential to impart </w:t>
      </w:r>
      <w:ins w:id="567" w:author="Gordon Holtgrieve" w:date="2018-08-22T10:23:00Z">
        <w:r w:rsidR="00D56EE9">
          <w:rPr>
            <w:rFonts w:ascii="Times New Roman" w:hAnsi="Times New Roman" w:cs="Times New Roman"/>
            <w:sz w:val="24"/>
            <w:szCs w:val="24"/>
            <w:lang w:val="en-US"/>
          </w:rPr>
          <w:t>isotopic</w:t>
        </w:r>
      </w:ins>
      <w:del w:id="568" w:author="Gordon Holtgrieve" w:date="2018-08-22T10:23:00Z">
        <w:r w:rsidRPr="00D53020" w:rsidDel="00D56EE9">
          <w:rPr>
            <w:rFonts w:ascii="Times New Roman" w:hAnsi="Times New Roman" w:cs="Times New Roman"/>
            <w:sz w:val="24"/>
            <w:szCs w:val="24"/>
            <w:lang w:val="en-US"/>
          </w:rPr>
          <w:delText>a</w:delText>
        </w:r>
      </w:del>
      <w:r w:rsidRPr="00D53020">
        <w:rPr>
          <w:rFonts w:ascii="Times New Roman" w:hAnsi="Times New Roman" w:cs="Times New Roman"/>
          <w:sz w:val="24"/>
          <w:szCs w:val="24"/>
          <w:lang w:val="en-US"/>
        </w:rPr>
        <w:t xml:space="preserve"> fractionation</w:t>
      </w:r>
      <w:ins w:id="569" w:author="Gordon Holtgrieve" w:date="2018-08-22T10:23:00Z">
        <w:r w:rsidR="00D56EE9">
          <w:rPr>
            <w:rFonts w:ascii="Times New Roman" w:hAnsi="Times New Roman" w:cs="Times New Roman"/>
            <w:sz w:val="24"/>
            <w:szCs w:val="24"/>
            <w:lang w:val="en-US"/>
          </w:rPr>
          <w:t>s</w:t>
        </w:r>
      </w:ins>
      <w:r w:rsidRPr="00D53020">
        <w:rPr>
          <w:rFonts w:ascii="Times New Roman" w:hAnsi="Times New Roman" w:cs="Times New Roman"/>
          <w:sz w:val="24"/>
          <w:szCs w:val="24"/>
          <w:lang w:val="en-US"/>
        </w:rPr>
        <w:t xml:space="preserve"> on plant available nitrogen (NH</w:t>
      </w:r>
      <w:r w:rsidRPr="00D53020">
        <w:rPr>
          <w:rFonts w:ascii="Times New Roman" w:hAnsi="Times New Roman" w:cs="Times New Roman"/>
          <w:sz w:val="24"/>
          <w:szCs w:val="24"/>
          <w:vertAlign w:val="subscript"/>
          <w:lang w:val="en-US"/>
        </w:rPr>
        <w:t>4</w:t>
      </w:r>
      <w:r w:rsidRPr="00D53020">
        <w:rPr>
          <w:rFonts w:ascii="Times New Roman" w:hAnsi="Times New Roman" w:cs="Times New Roman"/>
          <w:sz w:val="24"/>
          <w:szCs w:val="24"/>
          <w:vertAlign w:val="superscript"/>
          <w:lang w:val="en-US"/>
        </w:rPr>
        <w:t>+</w:t>
      </w:r>
      <w:r w:rsidRPr="00D53020">
        <w:rPr>
          <w:rFonts w:ascii="Times New Roman" w:hAnsi="Times New Roman" w:cs="Times New Roman"/>
          <w:sz w:val="24"/>
          <w:szCs w:val="24"/>
          <w:lang w:val="en-US"/>
        </w:rPr>
        <w:t xml:space="preserve"> or NO</w:t>
      </w:r>
      <w:r w:rsidRPr="00D53020">
        <w:rPr>
          <w:rFonts w:ascii="Times New Roman" w:hAnsi="Times New Roman" w:cs="Times New Roman"/>
          <w:sz w:val="24"/>
          <w:szCs w:val="24"/>
          <w:vertAlign w:val="subscript"/>
          <w:lang w:val="en-US"/>
        </w:rPr>
        <w:t>3</w:t>
      </w:r>
      <w:r w:rsidRPr="00D53020">
        <w:rPr>
          <w:rFonts w:ascii="Times New Roman" w:hAnsi="Times New Roman" w:cs="Times New Roman"/>
          <w:sz w:val="24"/>
          <w:szCs w:val="24"/>
          <w:vertAlign w:val="superscript"/>
          <w:lang w:val="en-US"/>
        </w:rPr>
        <w:t>-</w:t>
      </w:r>
      <w:r w:rsidRPr="00D53020">
        <w:rPr>
          <w:rFonts w:ascii="Times New Roman" w:hAnsi="Times New Roman" w:cs="Times New Roman"/>
          <w:sz w:val="24"/>
          <w:szCs w:val="24"/>
          <w:lang w:val="en-US"/>
        </w:rPr>
        <w:t>).</w:t>
      </w:r>
      <w:ins w:id="570" w:author="Gordon Holtgrieve" w:date="2018-08-22T10:23:00Z">
        <w:r w:rsidR="00D56EE9">
          <w:rPr>
            <w:rFonts w:ascii="Times New Roman" w:hAnsi="Times New Roman" w:cs="Times New Roman"/>
            <w:sz w:val="24"/>
            <w:szCs w:val="24"/>
            <w:lang w:val="en-US"/>
          </w:rPr>
          <w:t xml:space="preserve"> </w:t>
        </w:r>
      </w:ins>
      <w:commentRangeEnd w:id="566"/>
      <w:ins w:id="571" w:author="Gordon Holtgrieve" w:date="2018-08-22T10:24:00Z">
        <w:r w:rsidR="00EC59E0">
          <w:rPr>
            <w:rStyle w:val="CommentReference"/>
          </w:rPr>
          <w:commentReference w:id="566"/>
        </w:r>
      </w:ins>
    </w:p>
    <w:p w14:paraId="6F39C911" w14:textId="169D1C5C" w:rsidR="0029107A" w:rsidRPr="00D53020" w:rsidRDefault="0029107A" w:rsidP="0029107A">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noProof/>
          <w:sz w:val="24"/>
          <w:szCs w:val="24"/>
          <w:lang w:val="en-US"/>
        </w:rPr>
        <w:drawing>
          <wp:inline distT="0" distB="0" distL="0" distR="0" wp14:anchorId="2455C3B9" wp14:editId="2F6E0776">
            <wp:extent cx="5105400" cy="3813855"/>
            <wp:effectExtent l="12700" t="1270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08 at 12.59.37 PM.png"/>
                    <pic:cNvPicPr/>
                  </pic:nvPicPr>
                  <pic:blipFill>
                    <a:blip r:embed="rId11"/>
                    <a:stretch>
                      <a:fillRect/>
                    </a:stretch>
                  </pic:blipFill>
                  <pic:spPr>
                    <a:xfrm>
                      <a:off x="0" y="0"/>
                      <a:ext cx="5109171" cy="3816672"/>
                    </a:xfrm>
                    <a:prstGeom prst="rect">
                      <a:avLst/>
                    </a:prstGeom>
                    <a:ln>
                      <a:solidFill>
                        <a:schemeClr val="tx1"/>
                      </a:solidFill>
                    </a:ln>
                  </pic:spPr>
                </pic:pic>
              </a:graphicData>
            </a:graphic>
          </wp:inline>
        </w:drawing>
      </w:r>
    </w:p>
    <w:p w14:paraId="063C9D91" w14:textId="77777777" w:rsidR="005E4CA2" w:rsidRPr="00D53020" w:rsidRDefault="005E4CA2" w:rsidP="005E4CA2">
      <w:pPr>
        <w:rPr>
          <w:rFonts w:ascii="Times New Roman" w:hAnsi="Times New Roman" w:cs="Times New Roman"/>
          <w:sz w:val="24"/>
          <w:szCs w:val="24"/>
          <w:lang w:val="en-US"/>
        </w:rPr>
        <w:sectPr w:rsidR="005E4CA2" w:rsidRPr="00D53020" w:rsidSect="00306CBA">
          <w:footerReference w:type="even" r:id="rId12"/>
          <w:footerReference w:type="default" r:id="rId13"/>
          <w:pgSz w:w="11906" w:h="16838"/>
          <w:pgMar w:top="1440" w:right="1440" w:bottom="1440" w:left="1440" w:header="706" w:footer="706" w:gutter="0"/>
          <w:lnNumType w:countBy="1" w:restart="continuous"/>
          <w:cols w:space="708"/>
          <w:docGrid w:linePitch="360"/>
        </w:sectPr>
      </w:pPr>
    </w:p>
    <w:p w14:paraId="6F2D08D5" w14:textId="6000B29D" w:rsidR="005E4CA2" w:rsidRPr="00D53020" w:rsidRDefault="005E4CA2" w:rsidP="005E4CA2">
      <w:pPr>
        <w:rPr>
          <w:rFonts w:ascii="Times New Roman" w:hAnsi="Times New Roman" w:cs="Times New Roman"/>
          <w:sz w:val="24"/>
          <w:szCs w:val="24"/>
          <w:lang w:val="en-US"/>
        </w:rPr>
      </w:pPr>
      <w:r w:rsidRPr="00D53020">
        <w:rPr>
          <w:rFonts w:ascii="Times New Roman" w:hAnsi="Times New Roman" w:cs="Times New Roman"/>
          <w:sz w:val="24"/>
          <w:szCs w:val="24"/>
          <w:lang w:val="en-US"/>
        </w:rPr>
        <w:lastRenderedPageBreak/>
        <w:t>Figure 2:</w:t>
      </w:r>
      <w:r w:rsidR="00D75698" w:rsidRPr="00D53020">
        <w:rPr>
          <w:rFonts w:ascii="Times New Roman" w:hAnsi="Times New Roman" w:cs="Times New Roman"/>
          <w:sz w:val="24"/>
          <w:szCs w:val="24"/>
          <w:lang w:val="en-US"/>
        </w:rPr>
        <w:t xml:space="preserve"> </w:t>
      </w:r>
      <w:r w:rsidR="0080138C" w:rsidRPr="00D53020">
        <w:rPr>
          <w:rFonts w:ascii="Times New Roman" w:hAnsi="Times New Roman" w:cs="Times New Roman"/>
          <w:sz w:val="24"/>
          <w:szCs w:val="24"/>
          <w:lang w:val="en-US"/>
        </w:rPr>
        <w:t>Data (grey) and predicted (black</w:t>
      </w:r>
      <w:r w:rsidR="00173EB7" w:rsidRPr="00D53020">
        <w:rPr>
          <w:rFonts w:ascii="Times New Roman" w:hAnsi="Times New Roman" w:cs="Times New Roman"/>
          <w:sz w:val="24"/>
          <w:szCs w:val="24"/>
          <w:lang w:val="en-US"/>
        </w:rPr>
        <w:t>) values of NH</w:t>
      </w:r>
      <w:r w:rsidR="0007420B" w:rsidRPr="00D53020">
        <w:rPr>
          <w:rFonts w:ascii="Times New Roman" w:hAnsi="Times New Roman" w:cs="Times New Roman"/>
          <w:sz w:val="24"/>
          <w:szCs w:val="24"/>
          <w:vertAlign w:val="subscript"/>
          <w:lang w:val="en-US"/>
        </w:rPr>
        <w:t>4</w:t>
      </w:r>
      <w:r w:rsidR="0007420B" w:rsidRPr="00D53020">
        <w:rPr>
          <w:rFonts w:ascii="Times New Roman" w:hAnsi="Times New Roman" w:cs="Times New Roman"/>
          <w:sz w:val="24"/>
          <w:szCs w:val="24"/>
          <w:vertAlign w:val="superscript"/>
          <w:lang w:val="en-US"/>
        </w:rPr>
        <w:t xml:space="preserve">+ </w:t>
      </w:r>
      <w:r w:rsidR="0007420B" w:rsidRPr="00D53020">
        <w:rPr>
          <w:rFonts w:ascii="Times New Roman" w:hAnsi="Times New Roman" w:cs="Times New Roman"/>
          <w:sz w:val="24"/>
          <w:szCs w:val="24"/>
          <w:lang w:val="en-US"/>
        </w:rPr>
        <w:t>and NO</w:t>
      </w:r>
      <w:r w:rsidR="0007420B" w:rsidRPr="00D53020">
        <w:rPr>
          <w:rFonts w:ascii="Times New Roman" w:hAnsi="Times New Roman" w:cs="Times New Roman"/>
          <w:sz w:val="24"/>
          <w:szCs w:val="24"/>
          <w:vertAlign w:val="subscript"/>
          <w:lang w:val="en-US"/>
        </w:rPr>
        <w:t>3</w:t>
      </w:r>
      <w:r w:rsidR="0007420B" w:rsidRPr="00D53020">
        <w:rPr>
          <w:rFonts w:ascii="Times New Roman" w:hAnsi="Times New Roman" w:cs="Times New Roman"/>
          <w:sz w:val="24"/>
          <w:szCs w:val="24"/>
          <w:vertAlign w:val="superscript"/>
          <w:lang w:val="en-US"/>
        </w:rPr>
        <w:t>-</w:t>
      </w:r>
      <w:r w:rsidR="0007420B" w:rsidRPr="00D53020">
        <w:rPr>
          <w:rFonts w:ascii="Times New Roman" w:hAnsi="Times New Roman" w:cs="Times New Roman"/>
          <w:sz w:val="24"/>
          <w:szCs w:val="24"/>
          <w:lang w:val="en-US"/>
        </w:rPr>
        <w:t xml:space="preserve"> concentration, and net mi</w:t>
      </w:r>
      <w:r w:rsidR="00E6620C" w:rsidRPr="00D53020">
        <w:rPr>
          <w:rFonts w:ascii="Times New Roman" w:hAnsi="Times New Roman" w:cs="Times New Roman"/>
          <w:sz w:val="24"/>
          <w:szCs w:val="24"/>
          <w:lang w:val="en-US"/>
        </w:rPr>
        <w:t>neralization and nitrification</w:t>
      </w:r>
      <w:r w:rsidR="00D53020" w:rsidRPr="00D53020">
        <w:rPr>
          <w:rFonts w:ascii="Times New Roman" w:hAnsi="Times New Roman" w:cs="Times New Roman"/>
          <w:sz w:val="24"/>
          <w:szCs w:val="24"/>
          <w:lang w:val="en-US"/>
        </w:rPr>
        <w:t xml:space="preserve">, </w:t>
      </w:r>
      <w:r w:rsidR="00D53020" w:rsidRPr="00D53020">
        <w:rPr>
          <w:rFonts w:ascii="Times New Roman" w:hAnsi="Times New Roman"/>
          <w:sz w:val="24"/>
          <w:szCs w:val="24"/>
          <w:lang w:val="en-US"/>
        </w:rPr>
        <w:sym w:font="Symbol" w:char="F064"/>
      </w:r>
      <w:r w:rsidR="00D53020" w:rsidRPr="00D53020">
        <w:rPr>
          <w:rFonts w:ascii="Times New Roman" w:hAnsi="Times New Roman"/>
          <w:sz w:val="24"/>
          <w:szCs w:val="24"/>
          <w:vertAlign w:val="superscript"/>
          <w:lang w:val="en-US"/>
        </w:rPr>
        <w:t>15</w:t>
      </w:r>
      <w:r w:rsidR="00D53020" w:rsidRPr="00D53020">
        <w:rPr>
          <w:rFonts w:ascii="Times New Roman" w:hAnsi="Times New Roman"/>
          <w:sz w:val="24"/>
          <w:szCs w:val="24"/>
          <w:lang w:val="en-US"/>
        </w:rPr>
        <w:t xml:space="preserve">N and </w:t>
      </w:r>
      <w:r w:rsidR="00D53020" w:rsidRPr="00D53020">
        <w:rPr>
          <w:rFonts w:ascii="Times New Roman" w:hAnsi="Times New Roman"/>
          <w:sz w:val="24"/>
          <w:szCs w:val="24"/>
          <w:lang w:val="en-US"/>
        </w:rPr>
        <w:sym w:font="Symbol" w:char="F064"/>
      </w:r>
      <w:r w:rsidR="00D53020" w:rsidRPr="00D53020">
        <w:rPr>
          <w:rFonts w:ascii="Times New Roman" w:hAnsi="Times New Roman"/>
          <w:sz w:val="24"/>
          <w:szCs w:val="24"/>
          <w:vertAlign w:val="superscript"/>
          <w:lang w:val="en-US"/>
        </w:rPr>
        <w:t>13</w:t>
      </w:r>
      <w:r w:rsidR="00D53020" w:rsidRPr="00D53020">
        <w:rPr>
          <w:rFonts w:ascii="Times New Roman" w:hAnsi="Times New Roman"/>
          <w:sz w:val="24"/>
          <w:szCs w:val="24"/>
          <w:lang w:val="en-US"/>
        </w:rPr>
        <w:t xml:space="preserve">C of organic material, and </w:t>
      </w:r>
      <w:r w:rsidR="00D53020" w:rsidRPr="00D53020">
        <w:rPr>
          <w:rFonts w:ascii="Times New Roman" w:hAnsi="Times New Roman"/>
          <w:sz w:val="24"/>
          <w:szCs w:val="24"/>
          <w:lang w:val="en-US"/>
        </w:rPr>
        <w:sym w:font="Symbol" w:char="F064"/>
      </w:r>
      <w:r w:rsidR="00D53020" w:rsidRPr="00D53020">
        <w:rPr>
          <w:rFonts w:ascii="Times New Roman" w:hAnsi="Times New Roman"/>
          <w:sz w:val="24"/>
          <w:szCs w:val="24"/>
          <w:vertAlign w:val="superscript"/>
          <w:lang w:val="en-US"/>
        </w:rPr>
        <w:t>15</w:t>
      </w:r>
      <w:r w:rsidR="00D53020" w:rsidRPr="00D53020">
        <w:rPr>
          <w:rFonts w:ascii="Times New Roman" w:hAnsi="Times New Roman"/>
          <w:sz w:val="24"/>
          <w:szCs w:val="24"/>
          <w:lang w:val="en-US"/>
        </w:rPr>
        <w:t xml:space="preserve">N of </w:t>
      </w:r>
      <w:r w:rsidR="00D53020" w:rsidRPr="00D53020">
        <w:rPr>
          <w:rFonts w:ascii="Times New Roman" w:hAnsi="Times New Roman"/>
          <w:color w:val="000000" w:themeColor="text1"/>
          <w:sz w:val="24"/>
          <w:szCs w:val="24"/>
          <w:lang w:val="en-US"/>
        </w:rPr>
        <w:t>NH</w:t>
      </w:r>
      <w:r w:rsidR="00D53020" w:rsidRPr="00D53020">
        <w:rPr>
          <w:rFonts w:ascii="Times New Roman" w:hAnsi="Times New Roman"/>
          <w:color w:val="000000" w:themeColor="text1"/>
          <w:sz w:val="24"/>
          <w:szCs w:val="24"/>
          <w:vertAlign w:val="subscript"/>
          <w:lang w:val="en-US"/>
        </w:rPr>
        <w:t>4</w:t>
      </w:r>
      <w:r w:rsidR="00D53020" w:rsidRPr="00D53020">
        <w:rPr>
          <w:rFonts w:ascii="Times New Roman" w:hAnsi="Times New Roman"/>
          <w:color w:val="000000" w:themeColor="text1"/>
          <w:sz w:val="24"/>
          <w:szCs w:val="24"/>
          <w:vertAlign w:val="superscript"/>
          <w:lang w:val="en-US"/>
        </w:rPr>
        <w:t>+</w:t>
      </w:r>
      <w:r w:rsidR="00D53020" w:rsidRPr="00D53020">
        <w:rPr>
          <w:rFonts w:ascii="Times New Roman" w:hAnsi="Times New Roman" w:cs="Times New Roman"/>
          <w:sz w:val="24"/>
          <w:szCs w:val="24"/>
          <w:lang w:val="en-US"/>
        </w:rPr>
        <w:t xml:space="preserve"> and</w:t>
      </w:r>
      <w:r w:rsidR="00D53020" w:rsidRPr="00D53020">
        <w:rPr>
          <w:rFonts w:ascii="Times New Roman" w:hAnsi="Times New Roman"/>
          <w:sz w:val="24"/>
          <w:szCs w:val="24"/>
          <w:lang w:val="en-US"/>
        </w:rPr>
        <w:t xml:space="preserve"> </w:t>
      </w:r>
      <w:r w:rsidR="00D53020" w:rsidRPr="00D53020">
        <w:rPr>
          <w:rFonts w:ascii="Times New Roman" w:hAnsi="Times New Roman"/>
          <w:color w:val="000000" w:themeColor="text1"/>
          <w:sz w:val="24"/>
          <w:szCs w:val="24"/>
          <w:lang w:val="en-US"/>
        </w:rPr>
        <w:t>NO</w:t>
      </w:r>
      <w:r w:rsidR="00D53020" w:rsidRPr="00D53020">
        <w:rPr>
          <w:rFonts w:ascii="Times New Roman" w:hAnsi="Times New Roman"/>
          <w:color w:val="000000" w:themeColor="text1"/>
          <w:sz w:val="24"/>
          <w:szCs w:val="24"/>
          <w:vertAlign w:val="subscript"/>
          <w:lang w:val="en-US"/>
        </w:rPr>
        <w:t>3</w:t>
      </w:r>
      <w:r w:rsidR="00D53020" w:rsidRPr="00D53020">
        <w:rPr>
          <w:rFonts w:ascii="Times New Roman" w:hAnsi="Times New Roman"/>
          <w:color w:val="000000" w:themeColor="text1"/>
          <w:sz w:val="24"/>
          <w:szCs w:val="24"/>
          <w:vertAlign w:val="superscript"/>
          <w:lang w:val="en-US"/>
        </w:rPr>
        <w:t>-</w:t>
      </w:r>
      <w:r w:rsidR="00D53020" w:rsidRPr="00D53020">
        <w:rPr>
          <w:rFonts w:ascii="Times New Roman" w:hAnsi="Times New Roman" w:cs="Times New Roman"/>
          <w:sz w:val="24"/>
          <w:szCs w:val="24"/>
          <w:lang w:val="en-US"/>
        </w:rPr>
        <w:t xml:space="preserve"> </w:t>
      </w:r>
      <w:r w:rsidR="00E6620C" w:rsidRPr="00D53020">
        <w:rPr>
          <w:rFonts w:ascii="Times New Roman" w:hAnsi="Times New Roman" w:cs="Times New Roman"/>
          <w:sz w:val="24"/>
          <w:szCs w:val="24"/>
          <w:lang w:val="en-US"/>
        </w:rPr>
        <w:t>for both the salmon enriched and the non-salmon enriched banks of Hansen creek at 1m, 3m, 6m, 10m, and 20m from the edge of the creek bed</w:t>
      </w:r>
      <w:r w:rsidR="002437C1" w:rsidRPr="00D53020">
        <w:rPr>
          <w:rFonts w:ascii="Times New Roman" w:hAnsi="Times New Roman" w:cs="Times New Roman"/>
          <w:sz w:val="24"/>
          <w:szCs w:val="24"/>
          <w:lang w:val="en-US"/>
        </w:rPr>
        <w:t xml:space="preserve"> with 95% confidence intervals for predicted values</w:t>
      </w:r>
      <w:r w:rsidR="00E6620C" w:rsidRPr="00D53020">
        <w:rPr>
          <w:rFonts w:ascii="Times New Roman" w:hAnsi="Times New Roman" w:cs="Times New Roman"/>
          <w:sz w:val="24"/>
          <w:szCs w:val="24"/>
          <w:lang w:val="en-US"/>
        </w:rPr>
        <w:t xml:space="preserve">. </w:t>
      </w:r>
    </w:p>
    <w:p w14:paraId="0112D404" w14:textId="0095EEBC" w:rsidR="005E4CA2" w:rsidRPr="00D53020" w:rsidRDefault="0098239F" w:rsidP="005E4CA2">
      <w:pPr>
        <w:rPr>
          <w:rFonts w:ascii="Times New Roman" w:hAnsi="Times New Roman" w:cs="Times New Roman"/>
          <w:sz w:val="24"/>
          <w:szCs w:val="24"/>
          <w:lang w:val="en-US"/>
        </w:rPr>
      </w:pPr>
      <w:r w:rsidRPr="00D53020">
        <w:rPr>
          <w:rFonts w:ascii="Times New Roman" w:hAnsi="Times New Roman" w:cs="Times New Roman"/>
          <w:noProof/>
          <w:sz w:val="24"/>
          <w:szCs w:val="24"/>
          <w:lang w:val="en-US"/>
        </w:rPr>
        <w:lastRenderedPageBreak/>
        <w:drawing>
          <wp:inline distT="0" distB="0" distL="0" distR="0" wp14:anchorId="45EFC9C8" wp14:editId="3B965DA2">
            <wp:extent cx="41148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nsenSoil_Plots2 6.pdf"/>
                    <pic:cNvPicPr/>
                  </pic:nvPicPr>
                  <pic:blipFill>
                    <a:blip r:embed="rId14"/>
                    <a:stretch>
                      <a:fillRect/>
                    </a:stretch>
                  </pic:blipFill>
                  <pic:spPr>
                    <a:xfrm>
                      <a:off x="0" y="0"/>
                      <a:ext cx="4114800" cy="2743200"/>
                    </a:xfrm>
                    <a:prstGeom prst="rect">
                      <a:avLst/>
                    </a:prstGeom>
                  </pic:spPr>
                </pic:pic>
              </a:graphicData>
            </a:graphic>
          </wp:inline>
        </w:drawing>
      </w:r>
      <w:r w:rsidRPr="00D53020">
        <w:rPr>
          <w:rFonts w:ascii="Times New Roman" w:hAnsi="Times New Roman" w:cs="Times New Roman"/>
          <w:noProof/>
          <w:sz w:val="24"/>
          <w:szCs w:val="24"/>
          <w:lang w:val="en-US"/>
        </w:rPr>
        <w:drawing>
          <wp:inline distT="0" distB="0" distL="0" distR="0" wp14:anchorId="7B699B84" wp14:editId="6142DC97">
            <wp:extent cx="41148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nsenSoil_Plots2 5.pdf"/>
                    <pic:cNvPicPr/>
                  </pic:nvPicPr>
                  <pic:blipFill>
                    <a:blip r:embed="rId15"/>
                    <a:stretch>
                      <a:fillRect/>
                    </a:stretch>
                  </pic:blipFill>
                  <pic:spPr>
                    <a:xfrm>
                      <a:off x="0" y="0"/>
                      <a:ext cx="4114800" cy="2743200"/>
                    </a:xfrm>
                    <a:prstGeom prst="rect">
                      <a:avLst/>
                    </a:prstGeom>
                  </pic:spPr>
                </pic:pic>
              </a:graphicData>
            </a:graphic>
          </wp:inline>
        </w:drawing>
      </w:r>
      <w:r w:rsidR="00DE6AE4" w:rsidRPr="00D53020">
        <w:rPr>
          <w:rFonts w:ascii="Times New Roman" w:hAnsi="Times New Roman" w:cs="Times New Roman"/>
          <w:noProof/>
          <w:sz w:val="24"/>
          <w:szCs w:val="24"/>
          <w:lang w:val="en-US"/>
        </w:rPr>
        <w:drawing>
          <wp:inline distT="0" distB="0" distL="0" distR="0" wp14:anchorId="7EF935FB" wp14:editId="5482E4E1">
            <wp:extent cx="41148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senSoil_Plots2 4.pdf"/>
                    <pic:cNvPicPr/>
                  </pic:nvPicPr>
                  <pic:blipFill>
                    <a:blip r:embed="rId16"/>
                    <a:stretch>
                      <a:fillRect/>
                    </a:stretch>
                  </pic:blipFill>
                  <pic:spPr>
                    <a:xfrm>
                      <a:off x="0" y="0"/>
                      <a:ext cx="4114800" cy="2743200"/>
                    </a:xfrm>
                    <a:prstGeom prst="rect">
                      <a:avLst/>
                    </a:prstGeom>
                  </pic:spPr>
                </pic:pic>
              </a:graphicData>
            </a:graphic>
          </wp:inline>
        </w:drawing>
      </w:r>
      <w:r w:rsidR="00DE6AE4" w:rsidRPr="00D53020">
        <w:rPr>
          <w:rFonts w:ascii="Times New Roman" w:hAnsi="Times New Roman" w:cs="Times New Roman"/>
          <w:noProof/>
          <w:sz w:val="24"/>
          <w:szCs w:val="24"/>
          <w:lang w:val="en-US"/>
        </w:rPr>
        <w:drawing>
          <wp:inline distT="0" distB="0" distL="0" distR="0" wp14:anchorId="12F457F3" wp14:editId="00BD22B8">
            <wp:extent cx="41148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nsenSoil_Plots2 3.pdf"/>
                    <pic:cNvPicPr/>
                  </pic:nvPicPr>
                  <pic:blipFill>
                    <a:blip r:embed="rId17"/>
                    <a:stretch>
                      <a:fillRect/>
                    </a:stretch>
                  </pic:blipFill>
                  <pic:spPr>
                    <a:xfrm>
                      <a:off x="0" y="0"/>
                      <a:ext cx="4114800" cy="2743200"/>
                    </a:xfrm>
                    <a:prstGeom prst="rect">
                      <a:avLst/>
                    </a:prstGeom>
                  </pic:spPr>
                </pic:pic>
              </a:graphicData>
            </a:graphic>
          </wp:inline>
        </w:drawing>
      </w:r>
    </w:p>
    <w:p w14:paraId="790C231F" w14:textId="1A29FFBC" w:rsidR="005E4CA2" w:rsidRPr="00D53020" w:rsidRDefault="00DE6AE4" w:rsidP="005E4CA2">
      <w:pPr>
        <w:rPr>
          <w:rFonts w:ascii="Times New Roman" w:hAnsi="Times New Roman" w:cs="Times New Roman"/>
          <w:sz w:val="24"/>
          <w:szCs w:val="24"/>
          <w:lang w:val="en-US"/>
        </w:rPr>
      </w:pPr>
      <w:commentRangeStart w:id="572"/>
      <w:r w:rsidRPr="00D53020">
        <w:rPr>
          <w:rFonts w:ascii="Times New Roman" w:hAnsi="Times New Roman" w:cs="Times New Roman"/>
          <w:noProof/>
          <w:sz w:val="24"/>
          <w:szCs w:val="24"/>
          <w:lang w:val="en-US"/>
        </w:rPr>
        <w:lastRenderedPageBreak/>
        <w:drawing>
          <wp:inline distT="0" distB="0" distL="0" distR="0" wp14:anchorId="7E820DAE" wp14:editId="7C2DCD65">
            <wp:extent cx="41148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senSoil_Plots2 1.pdf"/>
                    <pic:cNvPicPr/>
                  </pic:nvPicPr>
                  <pic:blipFill>
                    <a:blip r:embed="rId18"/>
                    <a:stretch>
                      <a:fillRect/>
                    </a:stretch>
                  </pic:blipFill>
                  <pic:spPr>
                    <a:xfrm>
                      <a:off x="0" y="0"/>
                      <a:ext cx="4114800" cy="2743200"/>
                    </a:xfrm>
                    <a:prstGeom prst="rect">
                      <a:avLst/>
                    </a:prstGeom>
                  </pic:spPr>
                </pic:pic>
              </a:graphicData>
            </a:graphic>
          </wp:inline>
        </w:drawing>
      </w:r>
      <w:commentRangeEnd w:id="572"/>
      <w:r w:rsidR="004137F5">
        <w:rPr>
          <w:rStyle w:val="CommentReference"/>
        </w:rPr>
        <w:commentReference w:id="572"/>
      </w:r>
      <w:r w:rsidRPr="00D53020">
        <w:rPr>
          <w:noProof/>
          <w:lang w:val="en-US"/>
        </w:rPr>
        <w:drawing>
          <wp:inline distT="0" distB="0" distL="0" distR="0" wp14:anchorId="1F05BAAA" wp14:editId="49F037CB">
            <wp:extent cx="41148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nsenSoil_Plots2 2.pdf"/>
                    <pic:cNvPicPr/>
                  </pic:nvPicPr>
                  <pic:blipFill>
                    <a:blip r:embed="rId19"/>
                    <a:stretch>
                      <a:fillRect/>
                    </a:stretch>
                  </pic:blipFill>
                  <pic:spPr>
                    <a:xfrm>
                      <a:off x="0" y="0"/>
                      <a:ext cx="4114800" cy="2743200"/>
                    </a:xfrm>
                    <a:prstGeom prst="rect">
                      <a:avLst/>
                    </a:prstGeom>
                  </pic:spPr>
                </pic:pic>
              </a:graphicData>
            </a:graphic>
          </wp:inline>
        </w:drawing>
      </w:r>
      <w:r w:rsidRPr="00D53020">
        <w:rPr>
          <w:rFonts w:ascii="Times New Roman" w:hAnsi="Times New Roman" w:cs="Times New Roman"/>
          <w:noProof/>
          <w:sz w:val="24"/>
          <w:szCs w:val="24"/>
          <w:lang w:val="en-US"/>
        </w:rPr>
        <w:drawing>
          <wp:inline distT="0" distB="0" distL="0" distR="0" wp14:anchorId="755A622A" wp14:editId="4A378CF2">
            <wp:extent cx="41148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senSoil_Plots2 8.pdf"/>
                    <pic:cNvPicPr/>
                  </pic:nvPicPr>
                  <pic:blipFill>
                    <a:blip r:embed="rId20"/>
                    <a:stretch>
                      <a:fillRect/>
                    </a:stretch>
                  </pic:blipFill>
                  <pic:spPr>
                    <a:xfrm>
                      <a:off x="0" y="0"/>
                      <a:ext cx="4114800" cy="2743200"/>
                    </a:xfrm>
                    <a:prstGeom prst="rect">
                      <a:avLst/>
                    </a:prstGeom>
                  </pic:spPr>
                </pic:pic>
              </a:graphicData>
            </a:graphic>
          </wp:inline>
        </w:drawing>
      </w:r>
      <w:commentRangeStart w:id="573"/>
      <w:r w:rsidRPr="00D53020">
        <w:rPr>
          <w:rFonts w:ascii="Times New Roman" w:hAnsi="Times New Roman" w:cs="Times New Roman"/>
          <w:noProof/>
          <w:sz w:val="24"/>
          <w:szCs w:val="24"/>
          <w:lang w:val="en-US"/>
        </w:rPr>
        <w:drawing>
          <wp:inline distT="0" distB="0" distL="0" distR="0" wp14:anchorId="58448279" wp14:editId="657575B6">
            <wp:extent cx="41148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nsenSoil_Plots2 7.pdf"/>
                    <pic:cNvPicPr/>
                  </pic:nvPicPr>
                  <pic:blipFill>
                    <a:blip r:embed="rId21"/>
                    <a:stretch>
                      <a:fillRect/>
                    </a:stretch>
                  </pic:blipFill>
                  <pic:spPr>
                    <a:xfrm>
                      <a:off x="0" y="0"/>
                      <a:ext cx="4114800" cy="2743200"/>
                    </a:xfrm>
                    <a:prstGeom prst="rect">
                      <a:avLst/>
                    </a:prstGeom>
                  </pic:spPr>
                </pic:pic>
              </a:graphicData>
            </a:graphic>
          </wp:inline>
        </w:drawing>
      </w:r>
      <w:commentRangeEnd w:id="573"/>
      <w:r w:rsidR="00EC59E0">
        <w:rPr>
          <w:rStyle w:val="CommentReference"/>
        </w:rPr>
        <w:commentReference w:id="573"/>
      </w:r>
    </w:p>
    <w:p w14:paraId="0F99330B" w14:textId="56FD476A" w:rsidR="005E4CA2" w:rsidRPr="00D53020" w:rsidRDefault="005E4CA2" w:rsidP="005E4CA2">
      <w:pPr>
        <w:rPr>
          <w:rFonts w:ascii="Times New Roman" w:hAnsi="Times New Roman" w:cs="Times New Roman"/>
          <w:sz w:val="24"/>
          <w:szCs w:val="24"/>
          <w:lang w:val="en-US"/>
        </w:rPr>
        <w:sectPr w:rsidR="005E4CA2" w:rsidRPr="00D53020" w:rsidSect="00306CBA">
          <w:pgSz w:w="16838" w:h="11906" w:orient="landscape"/>
          <w:pgMar w:top="1440" w:right="1440" w:bottom="1440" w:left="1440" w:header="706" w:footer="706" w:gutter="0"/>
          <w:lnNumType w:countBy="1" w:restart="continuous"/>
          <w:cols w:space="708"/>
          <w:docGrid w:linePitch="360"/>
        </w:sectPr>
      </w:pPr>
    </w:p>
    <w:p w14:paraId="529AE5E0" w14:textId="5040219D" w:rsidR="00540672" w:rsidRPr="00D53020" w:rsidRDefault="00540672" w:rsidP="005E4CA2">
      <w:pPr>
        <w:rPr>
          <w:rFonts w:ascii="Times New Roman" w:hAnsi="Times New Roman" w:cs="Times New Roman"/>
          <w:sz w:val="24"/>
          <w:szCs w:val="24"/>
          <w:lang w:val="en-US"/>
        </w:rPr>
      </w:pPr>
    </w:p>
    <w:p w14:paraId="4C8F3789" w14:textId="32584E25" w:rsidR="00540672" w:rsidRPr="00D53020" w:rsidRDefault="00540672" w:rsidP="00503753">
      <w:pPr>
        <w:spacing w:line="480" w:lineRule="auto"/>
        <w:ind w:left="720" w:hanging="720"/>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Acknowledgements</w:t>
      </w:r>
    </w:p>
    <w:p w14:paraId="2D524FA6" w14:textId="14944020" w:rsidR="00540672" w:rsidRPr="00D53020" w:rsidRDefault="00A40743" w:rsidP="00540672">
      <w:pPr>
        <w:spacing w:line="480" w:lineRule="auto"/>
        <w:contextualSpacing/>
        <w:rPr>
          <w:rFonts w:ascii="Times New Roman" w:hAnsi="Times New Roman" w:cs="Times New Roman"/>
          <w:sz w:val="24"/>
          <w:szCs w:val="24"/>
          <w:lang w:val="en-US"/>
        </w:rPr>
      </w:pPr>
      <w:ins w:id="574" w:author="Gordon Holtgrieve" w:date="2018-08-22T10:28:00Z">
        <w:r>
          <w:rPr>
            <w:rFonts w:ascii="Times New Roman" w:hAnsi="Times New Roman" w:cs="Times New Roman"/>
            <w:sz w:val="24"/>
            <w:szCs w:val="24"/>
            <w:lang w:val="en-US"/>
          </w:rPr>
          <w:t xml:space="preserve">We </w:t>
        </w:r>
      </w:ins>
      <w:ins w:id="575" w:author="Gordon Holtgrieve" w:date="2018-08-22T10:29:00Z">
        <w:r w:rsidR="004137F5">
          <w:rPr>
            <w:rFonts w:ascii="Times New Roman" w:hAnsi="Times New Roman" w:cs="Times New Roman"/>
            <w:sz w:val="24"/>
            <w:szCs w:val="24"/>
            <w:lang w:val="en-US"/>
          </w:rPr>
          <w:t>t</w:t>
        </w:r>
      </w:ins>
      <w:ins w:id="576" w:author="Gordon Holtgrieve" w:date="2018-08-22T10:28:00Z">
        <w:r>
          <w:rPr>
            <w:rFonts w:ascii="Times New Roman" w:hAnsi="Times New Roman" w:cs="Times New Roman"/>
            <w:sz w:val="24"/>
            <w:szCs w:val="24"/>
            <w:lang w:val="en-US"/>
          </w:rPr>
          <w:t xml:space="preserve">hank the Alaska Salmon Program at the </w:t>
        </w:r>
      </w:ins>
      <w:ins w:id="577" w:author="Gordon Holtgrieve" w:date="2018-08-22T10:29:00Z">
        <w:r w:rsidR="004137F5">
          <w:rPr>
            <w:rFonts w:ascii="Times New Roman" w:hAnsi="Times New Roman" w:cs="Times New Roman"/>
            <w:sz w:val="24"/>
            <w:szCs w:val="24"/>
            <w:lang w:val="en-US"/>
          </w:rPr>
          <w:t>University</w:t>
        </w:r>
      </w:ins>
      <w:ins w:id="578" w:author="Gordon Holtgrieve" w:date="2018-08-22T10:28:00Z">
        <w:r>
          <w:rPr>
            <w:rFonts w:ascii="Times New Roman" w:hAnsi="Times New Roman" w:cs="Times New Roman"/>
            <w:sz w:val="24"/>
            <w:szCs w:val="24"/>
            <w:lang w:val="en-US"/>
          </w:rPr>
          <w:t xml:space="preserve"> of </w:t>
        </w:r>
      </w:ins>
      <w:ins w:id="579" w:author="Gordon Holtgrieve" w:date="2018-08-22T10:29:00Z">
        <w:r w:rsidR="004137F5">
          <w:rPr>
            <w:rFonts w:ascii="Times New Roman" w:hAnsi="Times New Roman" w:cs="Times New Roman"/>
            <w:sz w:val="24"/>
            <w:szCs w:val="24"/>
            <w:lang w:val="en-US"/>
          </w:rPr>
          <w:t>Washington</w:t>
        </w:r>
      </w:ins>
      <w:ins w:id="580" w:author="Gordon Holtgrieve" w:date="2018-08-22T10:28:00Z">
        <w:r>
          <w:rPr>
            <w:rFonts w:ascii="Times New Roman" w:hAnsi="Times New Roman" w:cs="Times New Roman"/>
            <w:sz w:val="24"/>
            <w:szCs w:val="24"/>
            <w:lang w:val="en-US"/>
          </w:rPr>
          <w:t xml:space="preserve"> for facilit</w:t>
        </w:r>
        <w:r w:rsidR="004137F5">
          <w:rPr>
            <w:rFonts w:ascii="Times New Roman" w:hAnsi="Times New Roman" w:cs="Times New Roman"/>
            <w:sz w:val="24"/>
            <w:szCs w:val="24"/>
            <w:lang w:val="en-US"/>
          </w:rPr>
          <w:t xml:space="preserve">ating </w:t>
        </w:r>
      </w:ins>
      <w:ins w:id="581" w:author="Gordon Holtgrieve" w:date="2018-08-22T10:30:00Z">
        <w:r w:rsidR="004137F5">
          <w:rPr>
            <w:rFonts w:ascii="Times New Roman" w:hAnsi="Times New Roman" w:cs="Times New Roman"/>
            <w:sz w:val="24"/>
            <w:szCs w:val="24"/>
            <w:lang w:val="en-US"/>
          </w:rPr>
          <w:t>access</w:t>
        </w:r>
      </w:ins>
      <w:ins w:id="582" w:author="Gordon Holtgrieve" w:date="2018-08-22T10:28:00Z">
        <w:r w:rsidR="004137F5">
          <w:rPr>
            <w:rFonts w:ascii="Times New Roman" w:hAnsi="Times New Roman" w:cs="Times New Roman"/>
            <w:sz w:val="24"/>
            <w:szCs w:val="24"/>
            <w:lang w:val="en-US"/>
          </w:rPr>
          <w:t xml:space="preserve"> to </w:t>
        </w:r>
      </w:ins>
      <w:ins w:id="583" w:author="Gordon Holtgrieve" w:date="2018-08-22T10:30:00Z">
        <w:r w:rsidR="004137F5">
          <w:rPr>
            <w:rFonts w:ascii="Times New Roman" w:hAnsi="Times New Roman" w:cs="Times New Roman"/>
            <w:sz w:val="24"/>
            <w:szCs w:val="24"/>
            <w:lang w:val="en-US"/>
          </w:rPr>
          <w:t xml:space="preserve">the </w:t>
        </w:r>
      </w:ins>
      <w:ins w:id="584" w:author="Gordon Holtgrieve" w:date="2018-08-22T10:28:00Z">
        <w:r w:rsidR="004137F5">
          <w:rPr>
            <w:rFonts w:ascii="Times New Roman" w:hAnsi="Times New Roman" w:cs="Times New Roman"/>
            <w:sz w:val="24"/>
            <w:szCs w:val="24"/>
            <w:lang w:val="en-US"/>
          </w:rPr>
          <w:t xml:space="preserve">field site </w:t>
        </w:r>
        <w:commentRangeStart w:id="585"/>
        <w:r w:rsidR="004137F5">
          <w:rPr>
            <w:rFonts w:ascii="Times New Roman" w:hAnsi="Times New Roman" w:cs="Times New Roman"/>
            <w:sz w:val="24"/>
            <w:szCs w:val="24"/>
            <w:lang w:val="en-US"/>
          </w:rPr>
          <w:t xml:space="preserve">for </w:t>
        </w:r>
      </w:ins>
      <w:ins w:id="586" w:author="Gordon Holtgrieve" w:date="2018-08-22T10:29:00Z">
        <w:r w:rsidR="004137F5">
          <w:rPr>
            <w:rFonts w:ascii="Times New Roman" w:hAnsi="Times New Roman" w:cs="Times New Roman"/>
            <w:sz w:val="24"/>
            <w:szCs w:val="24"/>
            <w:lang w:val="en-US"/>
          </w:rPr>
          <w:t>a fee</w:t>
        </w:r>
      </w:ins>
      <w:commentRangeEnd w:id="585"/>
      <w:ins w:id="587" w:author="Gordon Holtgrieve" w:date="2018-08-22T10:30:00Z">
        <w:r w:rsidR="004137F5">
          <w:rPr>
            <w:rStyle w:val="CommentReference"/>
          </w:rPr>
          <w:commentReference w:id="585"/>
        </w:r>
      </w:ins>
      <w:ins w:id="588" w:author="Gordon Holtgrieve" w:date="2018-08-22T10:29:00Z">
        <w:r w:rsidR="004137F5">
          <w:rPr>
            <w:rFonts w:ascii="Times New Roman" w:hAnsi="Times New Roman" w:cs="Times New Roman"/>
            <w:sz w:val="24"/>
            <w:szCs w:val="24"/>
            <w:lang w:val="en-US"/>
          </w:rPr>
          <w:t xml:space="preserve">.  </w:t>
        </w:r>
      </w:ins>
      <w:del w:id="589" w:author="Gordon Holtgrieve" w:date="2018-08-22T10:27:00Z">
        <w:r w:rsidR="00540672" w:rsidRPr="00D53020" w:rsidDel="00EC59E0">
          <w:rPr>
            <w:rFonts w:ascii="Times New Roman" w:hAnsi="Times New Roman" w:cs="Times New Roman"/>
            <w:sz w:val="24"/>
            <w:szCs w:val="24"/>
            <w:lang w:val="en-US"/>
          </w:rPr>
          <w:delText>FRI</w:delText>
        </w:r>
      </w:del>
      <w:del w:id="590" w:author="Gordon Holtgrieve" w:date="2018-08-22T10:29:00Z">
        <w:r w:rsidR="00540672" w:rsidRPr="00D53020" w:rsidDel="004137F5">
          <w:rPr>
            <w:rFonts w:ascii="Times New Roman" w:hAnsi="Times New Roman" w:cs="Times New Roman"/>
            <w:sz w:val="24"/>
            <w:szCs w:val="24"/>
            <w:lang w:val="en-US"/>
          </w:rPr>
          <w:delText xml:space="preserve">, </w:delText>
        </w:r>
      </w:del>
      <w:r w:rsidR="00540672" w:rsidRPr="00D53020">
        <w:rPr>
          <w:rFonts w:ascii="Times New Roman" w:hAnsi="Times New Roman" w:cs="Times New Roman"/>
          <w:sz w:val="24"/>
          <w:szCs w:val="24"/>
          <w:lang w:val="en-US"/>
        </w:rPr>
        <w:t>Jackie Carter, Katie McElroy, Max ???(field sampling), Eric Ward (advice with models)</w:t>
      </w:r>
    </w:p>
    <w:p w14:paraId="39DD833C" w14:textId="77777777" w:rsidR="002C01FF" w:rsidRPr="00D53020" w:rsidRDefault="002A26D9" w:rsidP="002C01FF">
      <w:pPr>
        <w:spacing w:line="480" w:lineRule="auto"/>
        <w:ind w:left="720" w:hanging="720"/>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Supplementary Material</w:t>
      </w:r>
    </w:p>
    <w:p w14:paraId="6D3447DB" w14:textId="705A00A2" w:rsidR="002C01FF" w:rsidRPr="00D53020" w:rsidRDefault="00EF7368" w:rsidP="002C01FF">
      <w:pPr>
        <w:tabs>
          <w:tab w:val="left" w:pos="810"/>
        </w:tabs>
        <w:spacing w:line="480" w:lineRule="auto"/>
        <w:contextualSpacing/>
        <w:rPr>
          <w:rFonts w:ascii="Times New Roman" w:hAnsi="Times New Roman" w:cs="Times New Roman"/>
          <w:b/>
          <w:sz w:val="24"/>
          <w:szCs w:val="24"/>
          <w:lang w:val="en-US"/>
        </w:rPr>
      </w:pPr>
      <w:r w:rsidRPr="00D53020">
        <w:rPr>
          <w:rFonts w:ascii="Times New Roman" w:hAnsi="Times New Roman" w:cs="Times New Roman"/>
          <w:sz w:val="24"/>
          <w:szCs w:val="24"/>
          <w:lang w:val="en-US"/>
        </w:rPr>
        <w:t xml:space="preserve">SI 1: The candidate model set tested for each response variable </w:t>
      </w:r>
      <w:r w:rsidR="002C01FF" w:rsidRPr="00D53020">
        <w:rPr>
          <w:rFonts w:ascii="Times New Roman" w:hAnsi="Times New Roman" w:cs="Times New Roman"/>
          <w:sz w:val="24"/>
          <w:szCs w:val="24"/>
          <w:lang w:val="en-US"/>
        </w:rPr>
        <w:t>using AIC analysis. * denotes a mixed effects model where reach and site are random effects and all other variable are fixed effects. All other candidate models are linear models. For net nitrification and net mineralization, NH</w:t>
      </w:r>
      <w:r w:rsidR="002C01FF" w:rsidRPr="00D53020">
        <w:rPr>
          <w:rFonts w:ascii="Times New Roman" w:hAnsi="Times New Roman" w:cs="Times New Roman"/>
          <w:sz w:val="24"/>
          <w:szCs w:val="24"/>
          <w:vertAlign w:val="subscript"/>
          <w:lang w:val="en-US"/>
        </w:rPr>
        <w:t>4</w:t>
      </w:r>
      <w:r w:rsidR="002C01FF" w:rsidRPr="00D53020">
        <w:rPr>
          <w:rFonts w:ascii="Times New Roman" w:hAnsi="Times New Roman" w:cs="Times New Roman"/>
          <w:sz w:val="24"/>
          <w:szCs w:val="24"/>
          <w:vertAlign w:val="superscript"/>
          <w:lang w:val="en-US"/>
        </w:rPr>
        <w:t>+</w:t>
      </w:r>
      <w:r w:rsidR="002C01FF" w:rsidRPr="00D53020">
        <w:rPr>
          <w:rFonts w:ascii="Times New Roman" w:hAnsi="Times New Roman" w:cs="Times New Roman"/>
          <w:sz w:val="24"/>
          <w:szCs w:val="24"/>
          <w:lang w:val="en-US"/>
        </w:rPr>
        <w:t xml:space="preserve"> concentration and organic nitrogen concentration were considered as fixed effects respectively.</w:t>
      </w:r>
    </w:p>
    <w:tbl>
      <w:tblPr>
        <w:tblStyle w:val="TableGrid"/>
        <w:tblW w:w="9826" w:type="dxa"/>
        <w:tblBorders>
          <w:insideV w:val="none" w:sz="0" w:space="0" w:color="auto"/>
        </w:tblBorders>
        <w:tblLook w:val="04A0" w:firstRow="1" w:lastRow="0" w:firstColumn="1" w:lastColumn="0" w:noHBand="0" w:noVBand="1"/>
      </w:tblPr>
      <w:tblGrid>
        <w:gridCol w:w="9826"/>
      </w:tblGrid>
      <w:tr w:rsidR="002A26D9" w:rsidRPr="00D53020" w14:paraId="5F23E2C3" w14:textId="77777777" w:rsidTr="006E24E6">
        <w:trPr>
          <w:trHeight w:val="377"/>
        </w:trPr>
        <w:tc>
          <w:tcPr>
            <w:tcW w:w="9826" w:type="dxa"/>
            <w:tcBorders>
              <w:top w:val="single" w:sz="4" w:space="0" w:color="auto"/>
              <w:left w:val="nil"/>
              <w:bottom w:val="single" w:sz="12" w:space="0" w:color="auto"/>
              <w:right w:val="nil"/>
            </w:tcBorders>
          </w:tcPr>
          <w:p w14:paraId="06B815AB" w14:textId="1F72662A" w:rsidR="002A26D9" w:rsidRPr="00D53020" w:rsidRDefault="00EF7368" w:rsidP="002A26D9">
            <w:pPr>
              <w:jc w:val="center"/>
              <w:rPr>
                <w:rFonts w:ascii="Times New Roman" w:hAnsi="Times New Roman"/>
                <w:b/>
                <w:color w:val="000000" w:themeColor="text1"/>
              </w:rPr>
            </w:pPr>
            <w:r w:rsidRPr="00D53020">
              <w:rPr>
                <w:rFonts w:ascii="Times New Roman" w:hAnsi="Times New Roman"/>
                <w:b/>
                <w:color w:val="000000" w:themeColor="text1"/>
              </w:rPr>
              <w:t>Candidate Model Set</w:t>
            </w:r>
          </w:p>
        </w:tc>
      </w:tr>
    </w:tbl>
    <w:p w14:paraId="1FBF0FDF" w14:textId="6A43425A" w:rsidR="00EA535F" w:rsidRPr="007243FC" w:rsidRDefault="00EA535F" w:rsidP="005E4CA2">
      <w:pPr>
        <w:rPr>
          <w:rFonts w:ascii="Times New Roman" w:hAnsi="Times New Roman" w:cs="Times New Roman"/>
          <w:sz w:val="24"/>
          <w:szCs w:val="24"/>
          <w:lang w:val="en-US"/>
        </w:rPr>
      </w:pPr>
    </w:p>
    <w:sectPr w:rsidR="00EA535F" w:rsidRPr="007243FC" w:rsidSect="005E4CA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Gordon Holtgrieve" w:date="2018-08-22T12:28:00Z" w:initials="GWH">
    <w:p w14:paraId="4574DCC6" w14:textId="22A71C8E" w:rsidR="001A218D" w:rsidRDefault="001A218D">
      <w:pPr>
        <w:pStyle w:val="CommentText"/>
      </w:pPr>
      <w:r>
        <w:rPr>
          <w:rStyle w:val="CommentReference"/>
        </w:rPr>
        <w:annotationRef/>
      </w:r>
      <w:r w:rsidRPr="00437777">
        <w:rPr>
          <w:i/>
          <w:iCs/>
        </w:rPr>
        <w:t>Food Webs at the Landscape Level</w:t>
      </w:r>
      <w:r w:rsidRPr="00437777">
        <w:t>. </w:t>
      </w:r>
      <w:r w:rsidRPr="00437777">
        <w:rPr>
          <w:i/>
          <w:iCs/>
        </w:rPr>
        <w:t>Edited by </w:t>
      </w:r>
      <w:r w:rsidRPr="00437777">
        <w:t>Gary </w:t>
      </w:r>
      <w:proofErr w:type="gramStart"/>
      <w:r w:rsidRPr="00437777">
        <w:t>A  Polis</w:t>
      </w:r>
      <w:proofErr w:type="gramEnd"/>
      <w:r w:rsidRPr="00437777">
        <w:t>, Mary E  Power,</w:t>
      </w:r>
      <w:r w:rsidRPr="00437777">
        <w:rPr>
          <w:i/>
          <w:iCs/>
        </w:rPr>
        <w:t> and </w:t>
      </w:r>
      <w:r w:rsidRPr="00437777">
        <w:t xml:space="preserve">, Gary R  </w:t>
      </w:r>
      <w:proofErr w:type="spellStart"/>
      <w:r w:rsidRPr="00437777">
        <w:t>Huxel</w:t>
      </w:r>
      <w:proofErr w:type="spellEnd"/>
      <w:r w:rsidRPr="00437777">
        <w:t>.</w:t>
      </w:r>
    </w:p>
  </w:comment>
  <w:comment w:id="24" w:author="Gordon Holtgrieve" w:date="2018-08-22T10:54:00Z" w:initials="GWH">
    <w:p w14:paraId="5652C5EE" w14:textId="294FCF1F" w:rsidR="001A218D" w:rsidRDefault="001A218D">
      <w:pPr>
        <w:pStyle w:val="CommentText"/>
      </w:pPr>
      <w:r>
        <w:rPr>
          <w:rStyle w:val="CommentReference"/>
        </w:rPr>
        <w:annotationRef/>
      </w:r>
      <w:r>
        <w:t xml:space="preserve">In a couple of places, you focus on the previous research actions rather than their results.  Turn this around to focus on the key findings…specifically that stable isotopes have been used to infer that salmon contribute anywhere from XX to YY percent of total nitrogen in plants and animals in coastal areas.  </w:t>
      </w:r>
    </w:p>
  </w:comment>
  <w:comment w:id="168" w:author="Gordon Holtgrieve" w:date="2018-08-22T10:20:00Z" w:initials="GWH">
    <w:p w14:paraId="6B3579E4" w14:textId="3F6574DD" w:rsidR="001A218D" w:rsidRDefault="001A218D">
      <w:pPr>
        <w:pStyle w:val="CommentText"/>
      </w:pPr>
      <w:r>
        <w:rPr>
          <w:rStyle w:val="CommentReference"/>
        </w:rPr>
        <w:annotationRef/>
      </w:r>
      <w:r>
        <w:t xml:space="preserve">This is a good point but needs to come after a brief discussion about using mixing models to estimate percent MDN in plants. </w:t>
      </w:r>
    </w:p>
  </w:comment>
  <w:comment w:id="244" w:author="Gordon Holtgrieve" w:date="2018-08-23T12:21:00Z" w:initials="GWH">
    <w:p w14:paraId="17F4E94A" w14:textId="38AF5A59" w:rsidR="001A218D" w:rsidRDefault="001A218D">
      <w:pPr>
        <w:pStyle w:val="CommentText"/>
      </w:pPr>
      <w:r>
        <w:rPr>
          <w:rStyle w:val="CommentReference"/>
        </w:rPr>
        <w:annotationRef/>
      </w:r>
      <w:r>
        <w:t>Trust me…it’s a thing.</w:t>
      </w:r>
    </w:p>
  </w:comment>
  <w:comment w:id="285" w:author="Gordon Holtgrieve" w:date="2018-08-23T12:34:00Z" w:initials="GWH">
    <w:p w14:paraId="7065693A" w14:textId="77777777" w:rsidR="001A218D" w:rsidRPr="00A86B4C" w:rsidRDefault="001A218D" w:rsidP="00A86B4C">
      <w:pPr>
        <w:rPr>
          <w:rFonts w:ascii="Times New Roman" w:eastAsia="Times New Roman" w:hAnsi="Times New Roman" w:cs="Times New Roman"/>
          <w:sz w:val="24"/>
          <w:szCs w:val="24"/>
          <w:lang w:val="en-US"/>
        </w:rPr>
      </w:pPr>
      <w:r>
        <w:rPr>
          <w:rStyle w:val="CommentReference"/>
        </w:rPr>
        <w:annotationRef/>
      </w:r>
      <w:r w:rsidRPr="00A86B4C">
        <w:rPr>
          <w:rFonts w:ascii="Arial" w:eastAsia="Times New Roman" w:hAnsi="Arial" w:cs="Arial"/>
          <w:color w:val="000000"/>
          <w:sz w:val="18"/>
          <w:szCs w:val="18"/>
          <w:shd w:val="clear" w:color="auto" w:fill="FFFFFF"/>
          <w:lang w:val="en-US"/>
        </w:rPr>
        <w:t>Walter H. Gardner</w:t>
      </w:r>
      <w:r w:rsidRPr="00A86B4C">
        <w:rPr>
          <w:rFonts w:ascii="Arial" w:eastAsia="Times New Roman" w:hAnsi="Arial" w:cs="Arial"/>
          <w:color w:val="000000"/>
          <w:sz w:val="18"/>
          <w:szCs w:val="18"/>
          <w:lang w:val="en-US"/>
        </w:rPr>
        <w:br/>
      </w:r>
      <w:r w:rsidRPr="00A86B4C">
        <w:rPr>
          <w:rFonts w:ascii="Arial" w:eastAsia="Times New Roman" w:hAnsi="Arial" w:cs="Arial"/>
          <w:b/>
          <w:bCs/>
          <w:color w:val="000000"/>
          <w:sz w:val="18"/>
          <w:szCs w:val="18"/>
          <w:bdr w:val="none" w:sz="0" w:space="0" w:color="auto" w:frame="1"/>
          <w:shd w:val="clear" w:color="auto" w:fill="FFFFFF"/>
          <w:lang w:val="en-US"/>
        </w:rPr>
        <w:t>Water Content</w:t>
      </w:r>
      <w:r w:rsidRPr="00A86B4C">
        <w:rPr>
          <w:rFonts w:ascii="Arial" w:eastAsia="Times New Roman" w:hAnsi="Arial" w:cs="Arial"/>
          <w:color w:val="000000"/>
          <w:sz w:val="18"/>
          <w:szCs w:val="18"/>
          <w:lang w:val="en-US"/>
        </w:rPr>
        <w:br/>
      </w:r>
      <w:r w:rsidRPr="00A86B4C">
        <w:rPr>
          <w:rFonts w:ascii="Arial" w:eastAsia="Times New Roman" w:hAnsi="Arial" w:cs="Arial"/>
          <w:color w:val="000000"/>
          <w:sz w:val="18"/>
          <w:szCs w:val="18"/>
          <w:shd w:val="clear" w:color="auto" w:fill="FFFFFF"/>
          <w:lang w:val="en-US"/>
        </w:rPr>
        <w:t>doi:10.2136/sssabookser5.</w:t>
      </w:r>
      <w:proofErr w:type="gramStart"/>
      <w:r w:rsidRPr="00A86B4C">
        <w:rPr>
          <w:rFonts w:ascii="Arial" w:eastAsia="Times New Roman" w:hAnsi="Arial" w:cs="Arial"/>
          <w:color w:val="000000"/>
          <w:sz w:val="18"/>
          <w:szCs w:val="18"/>
          <w:shd w:val="clear" w:color="auto" w:fill="FFFFFF"/>
          <w:lang w:val="en-US"/>
        </w:rPr>
        <w:t>1.2ed.c</w:t>
      </w:r>
      <w:proofErr w:type="gramEnd"/>
      <w:r w:rsidRPr="00A86B4C">
        <w:rPr>
          <w:rFonts w:ascii="Arial" w:eastAsia="Times New Roman" w:hAnsi="Arial" w:cs="Arial"/>
          <w:color w:val="000000"/>
          <w:sz w:val="18"/>
          <w:szCs w:val="18"/>
          <w:shd w:val="clear" w:color="auto" w:fill="FFFFFF"/>
          <w:lang w:val="en-US"/>
        </w:rPr>
        <w:t>21</w:t>
      </w:r>
      <w:r w:rsidRPr="00A86B4C">
        <w:rPr>
          <w:rFonts w:ascii="Arial" w:eastAsia="Times New Roman" w:hAnsi="Arial" w:cs="Arial"/>
          <w:color w:val="000000"/>
          <w:sz w:val="18"/>
          <w:szCs w:val="18"/>
          <w:lang w:val="en-US"/>
        </w:rPr>
        <w:br/>
      </w:r>
      <w:r w:rsidRPr="00A86B4C">
        <w:rPr>
          <w:rFonts w:ascii="Arial" w:eastAsia="Times New Roman" w:hAnsi="Arial" w:cs="Arial"/>
          <w:color w:val="000000"/>
          <w:sz w:val="18"/>
          <w:szCs w:val="18"/>
          <w:shd w:val="clear" w:color="auto" w:fill="FFFFFF"/>
          <w:lang w:val="en-US"/>
        </w:rPr>
        <w:t>SSSA Book Series, Methods of Soil Analysis: Part 1—Physical and Mineralogical Methods, 5.1:493-544</w:t>
      </w:r>
    </w:p>
    <w:p w14:paraId="56553531" w14:textId="1DE683E0" w:rsidR="001A218D" w:rsidRDefault="001A218D">
      <w:pPr>
        <w:pStyle w:val="CommentText"/>
      </w:pPr>
    </w:p>
  </w:comment>
  <w:comment w:id="290" w:author="Gordon Holtgrieve" w:date="2018-08-23T12:30:00Z" w:initials="GWH">
    <w:p w14:paraId="6DA8D1AC" w14:textId="37685F8B" w:rsidR="001A218D" w:rsidRDefault="001A218D">
      <w:pPr>
        <w:pStyle w:val="CommentText"/>
      </w:pPr>
      <w:r>
        <w:rPr>
          <w:rStyle w:val="CommentReference"/>
        </w:rPr>
        <w:annotationRef/>
      </w:r>
      <w:r>
        <w:t xml:space="preserve">If you got this from my papers it’s probably wrong.  I ran mine at Stanford.  Check with </w:t>
      </w:r>
      <w:proofErr w:type="spellStart"/>
      <w:r>
        <w:t>Dongsen</w:t>
      </w:r>
      <w:proofErr w:type="spellEnd"/>
      <w:r>
        <w:t xml:space="preserve"> about the equipment.  </w:t>
      </w:r>
    </w:p>
  </w:comment>
  <w:comment w:id="340" w:author="Gordon Holtgrieve" w:date="2018-08-22T16:14:00Z" w:initials="GWH">
    <w:p w14:paraId="69DE8E96" w14:textId="3ED2FD79" w:rsidR="001A218D" w:rsidRDefault="001A218D">
      <w:pPr>
        <w:pStyle w:val="CommentText"/>
      </w:pPr>
      <w:r>
        <w:rPr>
          <w:rStyle w:val="CommentReference"/>
        </w:rPr>
        <w:annotationRef/>
      </w:r>
      <w:r>
        <w:t>Check the protocol for the appropriate citation.</w:t>
      </w:r>
    </w:p>
  </w:comment>
  <w:comment w:id="386" w:author="Gordon Holtgrieve" w:date="2018-08-22T16:24:00Z" w:initials="GWH">
    <w:p w14:paraId="5A568346" w14:textId="02DB0298" w:rsidR="001A218D" w:rsidRDefault="001A218D">
      <w:pPr>
        <w:pStyle w:val="CommentText"/>
      </w:pPr>
      <w:r>
        <w:rPr>
          <w:rStyle w:val="CommentReference"/>
        </w:rPr>
        <w:annotationRef/>
      </w:r>
      <w:r>
        <w:t xml:space="preserve">Italics for all the variables. </w:t>
      </w:r>
    </w:p>
  </w:comment>
  <w:comment w:id="501" w:author="Gordon Holtgrieve" w:date="2018-08-23T13:27:00Z" w:initials="GWH">
    <w:p w14:paraId="69EC390E" w14:textId="08700D4A" w:rsidR="0025225A" w:rsidRDefault="0025225A">
      <w:pPr>
        <w:pStyle w:val="CommentText"/>
      </w:pPr>
      <w:r>
        <w:rPr>
          <w:rStyle w:val="CommentReference"/>
        </w:rPr>
        <w:annotationRef/>
      </w:r>
      <w:r>
        <w:t>Total mass or concentration?</w:t>
      </w:r>
    </w:p>
  </w:comment>
  <w:comment w:id="543" w:author="Gordon Holtgrieve" w:date="2018-08-23T12:54:00Z" w:initials="GWH">
    <w:p w14:paraId="2C990890" w14:textId="066EBB39" w:rsidR="001A218D" w:rsidRDefault="001A218D">
      <w:pPr>
        <w:pStyle w:val="CommentText"/>
      </w:pPr>
      <w:r>
        <w:rPr>
          <w:rStyle w:val="CommentReference"/>
        </w:rPr>
        <w:annotationRef/>
      </w:r>
      <w:r>
        <w:t>Delete.  Not really a statistical test.  We will do a quick simulation as a demonstration, but that doesn’t need to be included here.</w:t>
      </w:r>
    </w:p>
  </w:comment>
  <w:comment w:id="544" w:author="Gordon Holtgrieve" w:date="2018-08-23T12:58:00Z" w:initials="GWH">
    <w:p w14:paraId="10A9D258" w14:textId="50B5CDCF" w:rsidR="001A218D" w:rsidRDefault="001A218D">
      <w:pPr>
        <w:pStyle w:val="CommentText"/>
      </w:pPr>
      <w:r>
        <w:rPr>
          <w:rStyle w:val="CommentReference"/>
        </w:rPr>
        <w:annotationRef/>
      </w:r>
      <w:r>
        <w:t>????  I’m not sure what you are trying to say here.</w:t>
      </w:r>
    </w:p>
  </w:comment>
  <w:comment w:id="545" w:author="Gordon Holtgrieve" w:date="2018-08-23T13:32:00Z" w:initials="GWH">
    <w:p w14:paraId="6D31D6CD" w14:textId="1C70DCB4" w:rsidR="005B0ECA" w:rsidRDefault="005B0ECA">
      <w:pPr>
        <w:pStyle w:val="CommentText"/>
      </w:pPr>
      <w:r>
        <w:rPr>
          <w:rStyle w:val="CommentReference"/>
        </w:rPr>
        <w:annotationRef/>
      </w:r>
      <w:r>
        <w:t>I think I folded this into the Methods…delete?</w:t>
      </w:r>
    </w:p>
  </w:comment>
  <w:comment w:id="555" w:author="Gordon Holtgrieve" w:date="2018-08-23T13:41:00Z" w:initials="GWH">
    <w:p w14:paraId="0F7EBF9E" w14:textId="2D456CDE" w:rsidR="00677078" w:rsidRDefault="00677078">
      <w:pPr>
        <w:pStyle w:val="CommentText"/>
      </w:pPr>
      <w:r>
        <w:rPr>
          <w:rStyle w:val="CommentReference"/>
        </w:rPr>
        <w:annotationRef/>
      </w:r>
      <w:r>
        <w:t>What is mass N?  Soil concentration?</w:t>
      </w:r>
    </w:p>
  </w:comment>
  <w:comment w:id="560" w:author="Gordon Holtgrieve" w:date="2018-08-23T13:42:00Z" w:initials="GWH">
    <w:p w14:paraId="12119596" w14:textId="5FC18314" w:rsidR="00677078" w:rsidRDefault="00677078">
      <w:pPr>
        <w:pStyle w:val="CommentText"/>
      </w:pPr>
      <w:r>
        <w:rPr>
          <w:rStyle w:val="CommentReference"/>
        </w:rPr>
        <w:annotationRef/>
      </w:r>
      <w:r>
        <w:t>Organic or bulk soil (which is mostly organic but does have inorganic)?</w:t>
      </w:r>
    </w:p>
  </w:comment>
  <w:comment w:id="564" w:author="Gordon Holtgrieve" w:date="2018-08-23T13:34:00Z" w:initials="GWH">
    <w:p w14:paraId="7C5B6CAE" w14:textId="7FFB3C92" w:rsidR="005B0ECA" w:rsidRDefault="005B0ECA">
      <w:pPr>
        <w:pStyle w:val="CommentText"/>
      </w:pPr>
      <w:r>
        <w:rPr>
          <w:rStyle w:val="CommentReference"/>
        </w:rPr>
        <w:annotationRef/>
      </w:r>
      <w:r>
        <w:t>Does a dash mean not included or not important?  Need to clarify somewhere.</w:t>
      </w:r>
    </w:p>
  </w:comment>
  <w:comment w:id="565" w:author="Gordon Holtgrieve" w:date="2018-08-22T10:23:00Z" w:initials="GWH">
    <w:p w14:paraId="18B78F48" w14:textId="6A797941" w:rsidR="001A218D" w:rsidRDefault="001A218D">
      <w:pPr>
        <w:pStyle w:val="CommentText"/>
      </w:pPr>
      <w:r>
        <w:rPr>
          <w:rStyle w:val="CommentReference"/>
        </w:rPr>
        <w:annotationRef/>
      </w:r>
      <w:r>
        <w:t>Awesome figure ;)</w:t>
      </w:r>
    </w:p>
  </w:comment>
  <w:comment w:id="566" w:author="Gordon Holtgrieve" w:date="2018-08-22T10:24:00Z" w:initials="GWH">
    <w:p w14:paraId="36BD920D" w14:textId="0A6EFB82" w:rsidR="001A218D" w:rsidRDefault="001A218D">
      <w:pPr>
        <w:pStyle w:val="CommentText"/>
      </w:pPr>
      <w:r>
        <w:rPr>
          <w:rStyle w:val="CommentReference"/>
        </w:rPr>
        <w:annotationRef/>
      </w:r>
      <w:r>
        <w:t xml:space="preserve">Somewhere (not here) we need to acknowledge that there is some plant uptake of organic N (not shown in the figure), but this is generally really, really small compared to </w:t>
      </w:r>
      <w:proofErr w:type="spellStart"/>
      <w:r>
        <w:t>inorg</w:t>
      </w:r>
      <w:proofErr w:type="spellEnd"/>
      <w:r>
        <w:t xml:space="preserve"> N.</w:t>
      </w:r>
    </w:p>
  </w:comment>
  <w:comment w:id="572" w:author="Gordon Holtgrieve" w:date="2018-08-22T10:31:00Z" w:initials="GWH">
    <w:p w14:paraId="66CFBAF1" w14:textId="3291A9E0" w:rsidR="001A218D" w:rsidRDefault="001A218D">
      <w:pPr>
        <w:pStyle w:val="CommentText"/>
      </w:pPr>
      <w:r>
        <w:rPr>
          <w:rStyle w:val="CommentReference"/>
        </w:rPr>
        <w:annotationRef/>
      </w:r>
      <w:r>
        <w:t xml:space="preserve">Let’s get these upper points on the y-axes scale (i.e., make the scale got to 14) so we can demonstrate that even the bulk d15N is above the salmon end member in places. </w:t>
      </w:r>
    </w:p>
  </w:comment>
  <w:comment w:id="573" w:author="Gordon Holtgrieve" w:date="2018-08-22T10:27:00Z" w:initials="GWH">
    <w:p w14:paraId="5EB3615F" w14:textId="2B56B410" w:rsidR="001A218D" w:rsidRDefault="001A218D">
      <w:pPr>
        <w:pStyle w:val="CommentText"/>
      </w:pPr>
      <w:r>
        <w:rPr>
          <w:rStyle w:val="CommentReference"/>
        </w:rPr>
        <w:annotationRef/>
      </w:r>
      <w:r>
        <w:t xml:space="preserve">We are going to have to toss this one due to the methods issues.  But need to mention we tried to get d15N-NO3 but that our internal standards indicated a significant methodological issue that resulted in </w:t>
      </w:r>
      <w:proofErr w:type="gramStart"/>
      <w:r>
        <w:t>a</w:t>
      </w:r>
      <w:proofErr w:type="gramEnd"/>
      <w:r>
        <w:t xml:space="preserve"> XXX to </w:t>
      </w:r>
      <w:proofErr w:type="spellStart"/>
      <w:r>
        <w:t>yyy</w:t>
      </w:r>
      <w:proofErr w:type="spellEnd"/>
      <w:r>
        <w:t xml:space="preserve"> per mil offset, and we had no more sample to try again. </w:t>
      </w:r>
    </w:p>
  </w:comment>
  <w:comment w:id="585" w:author="Gordon Holtgrieve" w:date="2018-08-22T10:30:00Z" w:initials="GWH">
    <w:p w14:paraId="166CB823" w14:textId="10B9264C" w:rsidR="001A218D" w:rsidRDefault="001A218D">
      <w:pPr>
        <w:pStyle w:val="CommentText"/>
      </w:pPr>
      <w:r>
        <w:rPr>
          <w:rStyle w:val="CommentReference"/>
        </w:rPr>
        <w:annotationRef/>
      </w:r>
      <w:r>
        <w:t>A little dig at Boatright…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74DCC6" w15:done="0"/>
  <w15:commentEx w15:paraId="5652C5EE" w15:done="0"/>
  <w15:commentEx w15:paraId="6B3579E4" w15:done="0"/>
  <w15:commentEx w15:paraId="17F4E94A" w15:done="0"/>
  <w15:commentEx w15:paraId="56553531" w15:done="0"/>
  <w15:commentEx w15:paraId="6DA8D1AC" w15:done="0"/>
  <w15:commentEx w15:paraId="69DE8E96" w15:done="0"/>
  <w15:commentEx w15:paraId="5A568346" w15:done="0"/>
  <w15:commentEx w15:paraId="69EC390E" w15:done="0"/>
  <w15:commentEx w15:paraId="2C990890" w15:done="0"/>
  <w15:commentEx w15:paraId="10A9D258" w15:done="0"/>
  <w15:commentEx w15:paraId="6D31D6CD" w15:done="0"/>
  <w15:commentEx w15:paraId="0F7EBF9E" w15:done="0"/>
  <w15:commentEx w15:paraId="12119596" w15:done="0"/>
  <w15:commentEx w15:paraId="7C5B6CAE" w15:done="0"/>
  <w15:commentEx w15:paraId="18B78F48" w15:done="0"/>
  <w15:commentEx w15:paraId="36BD920D" w15:done="0"/>
  <w15:commentEx w15:paraId="66CFBAF1" w15:done="0"/>
  <w15:commentEx w15:paraId="5EB3615F" w15:done="0"/>
  <w15:commentEx w15:paraId="166CB8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74DCC6" w16cid:durableId="1F27D584"/>
  <w16cid:commentId w16cid:paraId="5652C5EE" w16cid:durableId="1F27BF58"/>
  <w16cid:commentId w16cid:paraId="6B3579E4" w16cid:durableId="1F27B77F"/>
  <w16cid:commentId w16cid:paraId="17F4E94A" w16cid:durableId="1F292542"/>
  <w16cid:commentId w16cid:paraId="56553531" w16cid:durableId="1F292844"/>
  <w16cid:commentId w16cid:paraId="6DA8D1AC" w16cid:durableId="1F292769"/>
  <w16cid:commentId w16cid:paraId="69DE8E96" w16cid:durableId="1F280A7C"/>
  <w16cid:commentId w16cid:paraId="5A568346" w16cid:durableId="1F280CA3"/>
  <w16cid:commentId w16cid:paraId="69EC390E" w16cid:durableId="1F2934D1"/>
  <w16cid:commentId w16cid:paraId="2C990890" w16cid:durableId="1F292D04"/>
  <w16cid:commentId w16cid:paraId="10A9D258" w16cid:durableId="1F292DF8"/>
  <w16cid:commentId w16cid:paraId="6D31D6CD" w16cid:durableId="1F2935ED"/>
  <w16cid:commentId w16cid:paraId="0F7EBF9E" w16cid:durableId="1F293816"/>
  <w16cid:commentId w16cid:paraId="12119596" w16cid:durableId="1F293844"/>
  <w16cid:commentId w16cid:paraId="7C5B6CAE" w16cid:durableId="1F293653"/>
  <w16cid:commentId w16cid:paraId="18B78F48" w16cid:durableId="1F27B807"/>
  <w16cid:commentId w16cid:paraId="36BD920D" w16cid:durableId="1F27B863"/>
  <w16cid:commentId w16cid:paraId="66CFBAF1" w16cid:durableId="1F27BA04"/>
  <w16cid:commentId w16cid:paraId="5EB3615F" w16cid:durableId="1F27B90E"/>
  <w16cid:commentId w16cid:paraId="166CB823" w16cid:durableId="1F27B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8D241" w14:textId="77777777" w:rsidR="00AB7775" w:rsidRDefault="00AB7775" w:rsidP="00E76169">
      <w:pPr>
        <w:spacing w:after="0" w:line="240" w:lineRule="auto"/>
      </w:pPr>
      <w:r>
        <w:separator/>
      </w:r>
    </w:p>
  </w:endnote>
  <w:endnote w:type="continuationSeparator" w:id="0">
    <w:p w14:paraId="29BE927F" w14:textId="77777777" w:rsidR="00AB7775" w:rsidRDefault="00AB7775" w:rsidP="00E76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alibri"/>
    <w:panose1 w:val="020B0604020202020204"/>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7420286"/>
      <w:docPartObj>
        <w:docPartGallery w:val="Page Numbers (Bottom of Page)"/>
        <w:docPartUnique/>
      </w:docPartObj>
    </w:sdtPr>
    <w:sdtEndPr>
      <w:rPr>
        <w:rStyle w:val="PageNumber"/>
      </w:rPr>
    </w:sdtEndPr>
    <w:sdtContent>
      <w:p w14:paraId="1D10B8BC" w14:textId="7DD9444B" w:rsidR="001A218D" w:rsidRDefault="001A218D" w:rsidP="00D756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177C85" w14:textId="77777777" w:rsidR="001A218D" w:rsidRDefault="001A218D" w:rsidP="00E761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7283153"/>
      <w:docPartObj>
        <w:docPartGallery w:val="Page Numbers (Bottom of Page)"/>
        <w:docPartUnique/>
      </w:docPartObj>
    </w:sdtPr>
    <w:sdtEndPr>
      <w:rPr>
        <w:rStyle w:val="PageNumber"/>
      </w:rPr>
    </w:sdtEndPr>
    <w:sdtContent>
      <w:p w14:paraId="3F590E70" w14:textId="62E784E3" w:rsidR="001A218D" w:rsidRDefault="001A218D" w:rsidP="00D756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C70D2EF" w14:textId="77777777" w:rsidR="001A218D" w:rsidRDefault="001A218D" w:rsidP="00E761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CC9F4" w14:textId="77777777" w:rsidR="00AB7775" w:rsidRDefault="00AB7775" w:rsidP="00E76169">
      <w:pPr>
        <w:spacing w:after="0" w:line="240" w:lineRule="auto"/>
      </w:pPr>
      <w:r>
        <w:separator/>
      </w:r>
    </w:p>
  </w:footnote>
  <w:footnote w:type="continuationSeparator" w:id="0">
    <w:p w14:paraId="3FA0BFD8" w14:textId="77777777" w:rsidR="00AB7775" w:rsidRDefault="00AB7775" w:rsidP="00E76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96058"/>
    <w:multiLevelType w:val="hybridMultilevel"/>
    <w:tmpl w:val="02049766"/>
    <w:lvl w:ilvl="0" w:tplc="F1E6C1D8">
      <w:start w:val="1972"/>
      <w:numFmt w:val="bullet"/>
      <w:lvlText w:val=""/>
      <w:lvlJc w:val="left"/>
      <w:pPr>
        <w:ind w:left="720" w:hanging="360"/>
      </w:pPr>
      <w:rPr>
        <w:rFonts w:ascii="Symbol" w:eastAsia="Calibri"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23552"/>
    <w:multiLevelType w:val="hybridMultilevel"/>
    <w:tmpl w:val="4406F544"/>
    <w:lvl w:ilvl="0" w:tplc="8F16AC2A">
      <w:start w:val="1"/>
      <w:numFmt w:val="decimal"/>
      <w:lvlText w:val="(%1)"/>
      <w:lvlJc w:val="left"/>
      <w:pPr>
        <w:ind w:left="720" w:hanging="360"/>
      </w:pPr>
      <w:rPr>
        <w:rFonts w:cstheme="minorBidi"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1129D"/>
    <w:multiLevelType w:val="hybridMultilevel"/>
    <w:tmpl w:val="8F72A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077A4"/>
    <w:multiLevelType w:val="hybridMultilevel"/>
    <w:tmpl w:val="449EE060"/>
    <w:lvl w:ilvl="0" w:tplc="179E897E">
      <w:start w:val="1972"/>
      <w:numFmt w:val="bullet"/>
      <w:lvlText w:val=""/>
      <w:lvlJc w:val="left"/>
      <w:pPr>
        <w:ind w:left="720" w:hanging="360"/>
      </w:pPr>
      <w:rPr>
        <w:rFonts w:ascii="Symbol" w:eastAsia="Calibri"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430337"/>
    <w:multiLevelType w:val="hybridMultilevel"/>
    <w:tmpl w:val="5E9868C8"/>
    <w:lvl w:ilvl="0" w:tplc="0F2C5D9A">
      <w:start w:val="1"/>
      <w:numFmt w:val="decimal"/>
      <w:lvlText w:val="(%1)"/>
      <w:lvlJc w:val="left"/>
      <w:pPr>
        <w:ind w:left="720" w:hanging="360"/>
      </w:pPr>
      <w:rPr>
        <w:rFonts w:cstheme="minorBidi"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C1000"/>
    <w:multiLevelType w:val="hybridMultilevel"/>
    <w:tmpl w:val="E6E201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6DD67410"/>
    <w:multiLevelType w:val="hybridMultilevel"/>
    <w:tmpl w:val="36AA918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6EAD36F8"/>
    <w:multiLevelType w:val="hybridMultilevel"/>
    <w:tmpl w:val="18B8AADA"/>
    <w:lvl w:ilvl="0" w:tplc="37A4EF5A">
      <w:start w:val="1972"/>
      <w:numFmt w:val="bullet"/>
      <w:lvlText w:val=""/>
      <w:lvlJc w:val="left"/>
      <w:pPr>
        <w:ind w:left="720" w:hanging="360"/>
      </w:pPr>
      <w:rPr>
        <w:rFonts w:ascii="Symbol" w:eastAsia="Calibri" w:hAnsi="Symbol"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AF231E"/>
    <w:multiLevelType w:val="hybridMultilevel"/>
    <w:tmpl w:val="02605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F154D0"/>
    <w:multiLevelType w:val="hybridMultilevel"/>
    <w:tmpl w:val="66DA59D6"/>
    <w:lvl w:ilvl="0" w:tplc="E262850A">
      <w:start w:val="1"/>
      <w:numFmt w:val="decimal"/>
      <w:lvlText w:val="(%1)"/>
      <w:lvlJc w:val="left"/>
      <w:pPr>
        <w:ind w:left="720" w:hanging="360"/>
      </w:pPr>
      <w:rPr>
        <w:rFonts w:cstheme="minorBidi"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FB7647"/>
    <w:multiLevelType w:val="hybridMultilevel"/>
    <w:tmpl w:val="CD362910"/>
    <w:lvl w:ilvl="0" w:tplc="014E4BFE">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8"/>
  </w:num>
  <w:num w:numId="4">
    <w:abstractNumId w:val="2"/>
  </w:num>
  <w:num w:numId="5">
    <w:abstractNumId w:val="7"/>
  </w:num>
  <w:num w:numId="6">
    <w:abstractNumId w:val="3"/>
  </w:num>
  <w:num w:numId="7">
    <w:abstractNumId w:val="0"/>
  </w:num>
  <w:num w:numId="8">
    <w:abstractNumId w:val="10"/>
  </w:num>
  <w:num w:numId="9">
    <w:abstractNumId w:val="4"/>
  </w:num>
  <w:num w:numId="10">
    <w:abstractNumId w:val="9"/>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8D"/>
    <w:rsid w:val="000047D8"/>
    <w:rsid w:val="00004EA6"/>
    <w:rsid w:val="00012EEF"/>
    <w:rsid w:val="00013A63"/>
    <w:rsid w:val="000143B2"/>
    <w:rsid w:val="00014C35"/>
    <w:rsid w:val="00016AF6"/>
    <w:rsid w:val="00020225"/>
    <w:rsid w:val="00020301"/>
    <w:rsid w:val="00021356"/>
    <w:rsid w:val="000234D2"/>
    <w:rsid w:val="00027C28"/>
    <w:rsid w:val="00034E1B"/>
    <w:rsid w:val="00036E80"/>
    <w:rsid w:val="00043FC8"/>
    <w:rsid w:val="00045EE1"/>
    <w:rsid w:val="00051B44"/>
    <w:rsid w:val="00057878"/>
    <w:rsid w:val="000623C4"/>
    <w:rsid w:val="00073E6E"/>
    <w:rsid w:val="0007420B"/>
    <w:rsid w:val="0008354B"/>
    <w:rsid w:val="00083ABE"/>
    <w:rsid w:val="00087EC2"/>
    <w:rsid w:val="00092EBE"/>
    <w:rsid w:val="000940CF"/>
    <w:rsid w:val="00094523"/>
    <w:rsid w:val="00095B7D"/>
    <w:rsid w:val="00097220"/>
    <w:rsid w:val="000972E4"/>
    <w:rsid w:val="000A2DC7"/>
    <w:rsid w:val="000A3639"/>
    <w:rsid w:val="000A731A"/>
    <w:rsid w:val="000A7FAD"/>
    <w:rsid w:val="000B39DE"/>
    <w:rsid w:val="000B59A4"/>
    <w:rsid w:val="000B7281"/>
    <w:rsid w:val="000C2A59"/>
    <w:rsid w:val="000C719D"/>
    <w:rsid w:val="000D24C0"/>
    <w:rsid w:val="000D32F2"/>
    <w:rsid w:val="000D3365"/>
    <w:rsid w:val="000E172F"/>
    <w:rsid w:val="000E4104"/>
    <w:rsid w:val="000E42FA"/>
    <w:rsid w:val="000E4E7A"/>
    <w:rsid w:val="000F3792"/>
    <w:rsid w:val="000F4E28"/>
    <w:rsid w:val="000F61E4"/>
    <w:rsid w:val="00101457"/>
    <w:rsid w:val="001016F4"/>
    <w:rsid w:val="00103DFE"/>
    <w:rsid w:val="0010572D"/>
    <w:rsid w:val="00107223"/>
    <w:rsid w:val="00107746"/>
    <w:rsid w:val="00110B67"/>
    <w:rsid w:val="00116A8A"/>
    <w:rsid w:val="00123F00"/>
    <w:rsid w:val="001272CA"/>
    <w:rsid w:val="00134035"/>
    <w:rsid w:val="00134B77"/>
    <w:rsid w:val="00135E22"/>
    <w:rsid w:val="0014117A"/>
    <w:rsid w:val="00145B2F"/>
    <w:rsid w:val="00145E53"/>
    <w:rsid w:val="00146CA0"/>
    <w:rsid w:val="001538FF"/>
    <w:rsid w:val="00153BA2"/>
    <w:rsid w:val="00160327"/>
    <w:rsid w:val="001603A0"/>
    <w:rsid w:val="001615C8"/>
    <w:rsid w:val="0017206A"/>
    <w:rsid w:val="00173789"/>
    <w:rsid w:val="00173EB7"/>
    <w:rsid w:val="00174058"/>
    <w:rsid w:val="00177210"/>
    <w:rsid w:val="00181754"/>
    <w:rsid w:val="0018470A"/>
    <w:rsid w:val="00190067"/>
    <w:rsid w:val="001917D8"/>
    <w:rsid w:val="00191DE8"/>
    <w:rsid w:val="001A1D48"/>
    <w:rsid w:val="001A218D"/>
    <w:rsid w:val="001A6218"/>
    <w:rsid w:val="001B00EE"/>
    <w:rsid w:val="001B3BA9"/>
    <w:rsid w:val="001B3FAD"/>
    <w:rsid w:val="001C0973"/>
    <w:rsid w:val="001C3B0C"/>
    <w:rsid w:val="001D0FD2"/>
    <w:rsid w:val="001E4BAE"/>
    <w:rsid w:val="001F0772"/>
    <w:rsid w:val="001F4298"/>
    <w:rsid w:val="001F5763"/>
    <w:rsid w:val="001F5F00"/>
    <w:rsid w:val="001F6F54"/>
    <w:rsid w:val="001F7F3F"/>
    <w:rsid w:val="00203434"/>
    <w:rsid w:val="0021319A"/>
    <w:rsid w:val="00221951"/>
    <w:rsid w:val="002223AF"/>
    <w:rsid w:val="00226449"/>
    <w:rsid w:val="002268EB"/>
    <w:rsid w:val="00227A64"/>
    <w:rsid w:val="0023147B"/>
    <w:rsid w:val="002345F0"/>
    <w:rsid w:val="00235FC3"/>
    <w:rsid w:val="0023798E"/>
    <w:rsid w:val="00241CD0"/>
    <w:rsid w:val="002437C1"/>
    <w:rsid w:val="00244516"/>
    <w:rsid w:val="00246FA0"/>
    <w:rsid w:val="00247201"/>
    <w:rsid w:val="0025225A"/>
    <w:rsid w:val="00255490"/>
    <w:rsid w:val="002563C8"/>
    <w:rsid w:val="0025716B"/>
    <w:rsid w:val="002571B1"/>
    <w:rsid w:val="00257F8F"/>
    <w:rsid w:val="00263009"/>
    <w:rsid w:val="0027243C"/>
    <w:rsid w:val="002759D2"/>
    <w:rsid w:val="00276081"/>
    <w:rsid w:val="00276422"/>
    <w:rsid w:val="00280AB9"/>
    <w:rsid w:val="00281D29"/>
    <w:rsid w:val="0028666B"/>
    <w:rsid w:val="00290AB8"/>
    <w:rsid w:val="0029107A"/>
    <w:rsid w:val="00293DC2"/>
    <w:rsid w:val="00294C39"/>
    <w:rsid w:val="002967B4"/>
    <w:rsid w:val="002A0045"/>
    <w:rsid w:val="002A07BC"/>
    <w:rsid w:val="002A151F"/>
    <w:rsid w:val="002A22EE"/>
    <w:rsid w:val="002A26D9"/>
    <w:rsid w:val="002A3F5D"/>
    <w:rsid w:val="002A68CD"/>
    <w:rsid w:val="002A6D46"/>
    <w:rsid w:val="002A744F"/>
    <w:rsid w:val="002B0269"/>
    <w:rsid w:val="002B1956"/>
    <w:rsid w:val="002B1B07"/>
    <w:rsid w:val="002C01FF"/>
    <w:rsid w:val="002C0B04"/>
    <w:rsid w:val="002C2EBA"/>
    <w:rsid w:val="002C565B"/>
    <w:rsid w:val="002D1EFC"/>
    <w:rsid w:val="002D2E8B"/>
    <w:rsid w:val="002D5379"/>
    <w:rsid w:val="002D5B1B"/>
    <w:rsid w:val="002D6DBE"/>
    <w:rsid w:val="002D73B6"/>
    <w:rsid w:val="002D769E"/>
    <w:rsid w:val="002D772C"/>
    <w:rsid w:val="002E7FB0"/>
    <w:rsid w:val="002F0E5A"/>
    <w:rsid w:val="002F1C90"/>
    <w:rsid w:val="002F2857"/>
    <w:rsid w:val="002F3B96"/>
    <w:rsid w:val="002F3F62"/>
    <w:rsid w:val="002F4400"/>
    <w:rsid w:val="00300928"/>
    <w:rsid w:val="00305C28"/>
    <w:rsid w:val="00306CBA"/>
    <w:rsid w:val="00307774"/>
    <w:rsid w:val="003102DB"/>
    <w:rsid w:val="0031173D"/>
    <w:rsid w:val="00320C66"/>
    <w:rsid w:val="00324834"/>
    <w:rsid w:val="00324926"/>
    <w:rsid w:val="00326B21"/>
    <w:rsid w:val="00333EF4"/>
    <w:rsid w:val="003360F8"/>
    <w:rsid w:val="00345725"/>
    <w:rsid w:val="00347EE2"/>
    <w:rsid w:val="00350556"/>
    <w:rsid w:val="003507FF"/>
    <w:rsid w:val="00353D59"/>
    <w:rsid w:val="00355264"/>
    <w:rsid w:val="0035619F"/>
    <w:rsid w:val="0035627D"/>
    <w:rsid w:val="003570DA"/>
    <w:rsid w:val="00361AE2"/>
    <w:rsid w:val="00365A3A"/>
    <w:rsid w:val="00365B39"/>
    <w:rsid w:val="0037119D"/>
    <w:rsid w:val="00377609"/>
    <w:rsid w:val="00385E73"/>
    <w:rsid w:val="0038684D"/>
    <w:rsid w:val="00390F86"/>
    <w:rsid w:val="00397463"/>
    <w:rsid w:val="003A225C"/>
    <w:rsid w:val="003B38C2"/>
    <w:rsid w:val="003C0BF4"/>
    <w:rsid w:val="003C1786"/>
    <w:rsid w:val="003C37E5"/>
    <w:rsid w:val="003C7575"/>
    <w:rsid w:val="003E12CD"/>
    <w:rsid w:val="003E25AF"/>
    <w:rsid w:val="003E3379"/>
    <w:rsid w:val="003F0277"/>
    <w:rsid w:val="003F16F4"/>
    <w:rsid w:val="003F2C1F"/>
    <w:rsid w:val="003F49CA"/>
    <w:rsid w:val="003F59B9"/>
    <w:rsid w:val="0041319D"/>
    <w:rsid w:val="004137C2"/>
    <w:rsid w:val="004137F5"/>
    <w:rsid w:val="0041453C"/>
    <w:rsid w:val="00424EB7"/>
    <w:rsid w:val="00426565"/>
    <w:rsid w:val="004321D1"/>
    <w:rsid w:val="0043263F"/>
    <w:rsid w:val="0043558D"/>
    <w:rsid w:val="00436FCD"/>
    <w:rsid w:val="00437777"/>
    <w:rsid w:val="004439DF"/>
    <w:rsid w:val="00444B77"/>
    <w:rsid w:val="0044562C"/>
    <w:rsid w:val="00446100"/>
    <w:rsid w:val="004501C0"/>
    <w:rsid w:val="00450875"/>
    <w:rsid w:val="0045368E"/>
    <w:rsid w:val="00453F5D"/>
    <w:rsid w:val="004555DF"/>
    <w:rsid w:val="00457B8F"/>
    <w:rsid w:val="00466A81"/>
    <w:rsid w:val="00472134"/>
    <w:rsid w:val="00477703"/>
    <w:rsid w:val="00477C85"/>
    <w:rsid w:val="004816D5"/>
    <w:rsid w:val="004840F7"/>
    <w:rsid w:val="0048468B"/>
    <w:rsid w:val="0048784C"/>
    <w:rsid w:val="00487B30"/>
    <w:rsid w:val="004923FF"/>
    <w:rsid w:val="0049484C"/>
    <w:rsid w:val="00494FF7"/>
    <w:rsid w:val="004A04F7"/>
    <w:rsid w:val="004A0DCE"/>
    <w:rsid w:val="004A57BE"/>
    <w:rsid w:val="004B7A40"/>
    <w:rsid w:val="004D42AB"/>
    <w:rsid w:val="004D524E"/>
    <w:rsid w:val="004E0257"/>
    <w:rsid w:val="004E5267"/>
    <w:rsid w:val="004E5471"/>
    <w:rsid w:val="004F1B2D"/>
    <w:rsid w:val="004F2C8A"/>
    <w:rsid w:val="004F72BD"/>
    <w:rsid w:val="005019B5"/>
    <w:rsid w:val="005035E2"/>
    <w:rsid w:val="00503753"/>
    <w:rsid w:val="00505942"/>
    <w:rsid w:val="005114DE"/>
    <w:rsid w:val="005233A9"/>
    <w:rsid w:val="005251A9"/>
    <w:rsid w:val="00530734"/>
    <w:rsid w:val="00532E9C"/>
    <w:rsid w:val="005331FC"/>
    <w:rsid w:val="00533283"/>
    <w:rsid w:val="00533BBB"/>
    <w:rsid w:val="00536C11"/>
    <w:rsid w:val="00537352"/>
    <w:rsid w:val="00540672"/>
    <w:rsid w:val="00540A76"/>
    <w:rsid w:val="00543E92"/>
    <w:rsid w:val="0055631A"/>
    <w:rsid w:val="00557375"/>
    <w:rsid w:val="005605E5"/>
    <w:rsid w:val="00563E2B"/>
    <w:rsid w:val="005666BC"/>
    <w:rsid w:val="00571B5D"/>
    <w:rsid w:val="005729FE"/>
    <w:rsid w:val="00573572"/>
    <w:rsid w:val="005763E9"/>
    <w:rsid w:val="005812B2"/>
    <w:rsid w:val="00584604"/>
    <w:rsid w:val="00585162"/>
    <w:rsid w:val="0058576B"/>
    <w:rsid w:val="00587D2D"/>
    <w:rsid w:val="0059400D"/>
    <w:rsid w:val="00594131"/>
    <w:rsid w:val="005A2C4A"/>
    <w:rsid w:val="005A3C18"/>
    <w:rsid w:val="005A791A"/>
    <w:rsid w:val="005B03BE"/>
    <w:rsid w:val="005B092E"/>
    <w:rsid w:val="005B0ECA"/>
    <w:rsid w:val="005B3702"/>
    <w:rsid w:val="005B4093"/>
    <w:rsid w:val="005C2BCA"/>
    <w:rsid w:val="005C3A6E"/>
    <w:rsid w:val="005C4B78"/>
    <w:rsid w:val="005C5063"/>
    <w:rsid w:val="005E27A1"/>
    <w:rsid w:val="005E40F8"/>
    <w:rsid w:val="005E4CA2"/>
    <w:rsid w:val="005E51FE"/>
    <w:rsid w:val="005F1C32"/>
    <w:rsid w:val="005F20A4"/>
    <w:rsid w:val="005F4426"/>
    <w:rsid w:val="005F476B"/>
    <w:rsid w:val="0060027D"/>
    <w:rsid w:val="0060532B"/>
    <w:rsid w:val="00605464"/>
    <w:rsid w:val="00610C11"/>
    <w:rsid w:val="00611133"/>
    <w:rsid w:val="00611810"/>
    <w:rsid w:val="0061216E"/>
    <w:rsid w:val="00613159"/>
    <w:rsid w:val="00615287"/>
    <w:rsid w:val="00615D06"/>
    <w:rsid w:val="00622B7D"/>
    <w:rsid w:val="00625F01"/>
    <w:rsid w:val="006260E1"/>
    <w:rsid w:val="006263F8"/>
    <w:rsid w:val="00627246"/>
    <w:rsid w:val="006273B2"/>
    <w:rsid w:val="00630119"/>
    <w:rsid w:val="006328A1"/>
    <w:rsid w:val="00633A3A"/>
    <w:rsid w:val="006354F1"/>
    <w:rsid w:val="006369B5"/>
    <w:rsid w:val="0064153C"/>
    <w:rsid w:val="006423FE"/>
    <w:rsid w:val="00647769"/>
    <w:rsid w:val="00657BE5"/>
    <w:rsid w:val="00667D62"/>
    <w:rsid w:val="00676A24"/>
    <w:rsid w:val="00677078"/>
    <w:rsid w:val="00680B98"/>
    <w:rsid w:val="00682653"/>
    <w:rsid w:val="00687AE7"/>
    <w:rsid w:val="006905B2"/>
    <w:rsid w:val="0069299F"/>
    <w:rsid w:val="00693D66"/>
    <w:rsid w:val="00694C97"/>
    <w:rsid w:val="006951E6"/>
    <w:rsid w:val="00697F1B"/>
    <w:rsid w:val="006A01C0"/>
    <w:rsid w:val="006A6AC7"/>
    <w:rsid w:val="006B147C"/>
    <w:rsid w:val="006C0EBB"/>
    <w:rsid w:val="006D3C87"/>
    <w:rsid w:val="006D6D6A"/>
    <w:rsid w:val="006E0663"/>
    <w:rsid w:val="006E0B59"/>
    <w:rsid w:val="006E1A53"/>
    <w:rsid w:val="006E24E6"/>
    <w:rsid w:val="006F7614"/>
    <w:rsid w:val="007058A7"/>
    <w:rsid w:val="0071165C"/>
    <w:rsid w:val="00715021"/>
    <w:rsid w:val="007156C2"/>
    <w:rsid w:val="00715AAE"/>
    <w:rsid w:val="007243FC"/>
    <w:rsid w:val="00724C99"/>
    <w:rsid w:val="00725585"/>
    <w:rsid w:val="007302E2"/>
    <w:rsid w:val="00730507"/>
    <w:rsid w:val="00731823"/>
    <w:rsid w:val="0073586E"/>
    <w:rsid w:val="00740E15"/>
    <w:rsid w:val="00741AC7"/>
    <w:rsid w:val="007425E0"/>
    <w:rsid w:val="007502D3"/>
    <w:rsid w:val="007515A9"/>
    <w:rsid w:val="007515ED"/>
    <w:rsid w:val="0075325A"/>
    <w:rsid w:val="007579C5"/>
    <w:rsid w:val="0076329A"/>
    <w:rsid w:val="0076793B"/>
    <w:rsid w:val="007762AD"/>
    <w:rsid w:val="00780156"/>
    <w:rsid w:val="00791961"/>
    <w:rsid w:val="00791A90"/>
    <w:rsid w:val="00791FE3"/>
    <w:rsid w:val="007943CB"/>
    <w:rsid w:val="007A064E"/>
    <w:rsid w:val="007A08C4"/>
    <w:rsid w:val="007A0CE5"/>
    <w:rsid w:val="007A7970"/>
    <w:rsid w:val="007B071C"/>
    <w:rsid w:val="007B1CA3"/>
    <w:rsid w:val="007B66AA"/>
    <w:rsid w:val="007B7AF1"/>
    <w:rsid w:val="007C074E"/>
    <w:rsid w:val="007C16B9"/>
    <w:rsid w:val="007D2618"/>
    <w:rsid w:val="007D32C4"/>
    <w:rsid w:val="007D6B93"/>
    <w:rsid w:val="007D7CE0"/>
    <w:rsid w:val="007E3A9F"/>
    <w:rsid w:val="007F0EDF"/>
    <w:rsid w:val="007F1689"/>
    <w:rsid w:val="007F2AAF"/>
    <w:rsid w:val="007F30C6"/>
    <w:rsid w:val="007F7157"/>
    <w:rsid w:val="007F7B59"/>
    <w:rsid w:val="0080138C"/>
    <w:rsid w:val="00805955"/>
    <w:rsid w:val="00811AD9"/>
    <w:rsid w:val="008162CB"/>
    <w:rsid w:val="00817FB3"/>
    <w:rsid w:val="008239DF"/>
    <w:rsid w:val="00830F3A"/>
    <w:rsid w:val="008334FD"/>
    <w:rsid w:val="00834014"/>
    <w:rsid w:val="008344B9"/>
    <w:rsid w:val="00836E03"/>
    <w:rsid w:val="00842337"/>
    <w:rsid w:val="00846A05"/>
    <w:rsid w:val="00852CE9"/>
    <w:rsid w:val="00852EF1"/>
    <w:rsid w:val="008566DB"/>
    <w:rsid w:val="00856A39"/>
    <w:rsid w:val="0085764B"/>
    <w:rsid w:val="00865EF4"/>
    <w:rsid w:val="0086643D"/>
    <w:rsid w:val="00867460"/>
    <w:rsid w:val="00867F48"/>
    <w:rsid w:val="00870691"/>
    <w:rsid w:val="00877E7E"/>
    <w:rsid w:val="00890545"/>
    <w:rsid w:val="00892EA3"/>
    <w:rsid w:val="00893234"/>
    <w:rsid w:val="0089766F"/>
    <w:rsid w:val="0089778B"/>
    <w:rsid w:val="00897A5F"/>
    <w:rsid w:val="008A2C4C"/>
    <w:rsid w:val="008A44E6"/>
    <w:rsid w:val="008B0A1F"/>
    <w:rsid w:val="008B4351"/>
    <w:rsid w:val="008B50B4"/>
    <w:rsid w:val="008C1EAD"/>
    <w:rsid w:val="008C274B"/>
    <w:rsid w:val="008C52B3"/>
    <w:rsid w:val="008D0079"/>
    <w:rsid w:val="008D1AC4"/>
    <w:rsid w:val="008D34FB"/>
    <w:rsid w:val="008D6B03"/>
    <w:rsid w:val="008E2A60"/>
    <w:rsid w:val="008E38D0"/>
    <w:rsid w:val="008E3DA7"/>
    <w:rsid w:val="008E752C"/>
    <w:rsid w:val="008F2109"/>
    <w:rsid w:val="008F2225"/>
    <w:rsid w:val="008F33F2"/>
    <w:rsid w:val="008F6909"/>
    <w:rsid w:val="008F7458"/>
    <w:rsid w:val="009027B2"/>
    <w:rsid w:val="00903804"/>
    <w:rsid w:val="0091230C"/>
    <w:rsid w:val="009137E2"/>
    <w:rsid w:val="00914178"/>
    <w:rsid w:val="00915DF9"/>
    <w:rsid w:val="0092012E"/>
    <w:rsid w:val="00920BC3"/>
    <w:rsid w:val="009211B5"/>
    <w:rsid w:val="00923D7A"/>
    <w:rsid w:val="0092600C"/>
    <w:rsid w:val="00930867"/>
    <w:rsid w:val="0093265F"/>
    <w:rsid w:val="0093544F"/>
    <w:rsid w:val="0093706B"/>
    <w:rsid w:val="0093719A"/>
    <w:rsid w:val="009414D6"/>
    <w:rsid w:val="009416B5"/>
    <w:rsid w:val="00951029"/>
    <w:rsid w:val="00951AAE"/>
    <w:rsid w:val="0095409C"/>
    <w:rsid w:val="00957259"/>
    <w:rsid w:val="009604DA"/>
    <w:rsid w:val="00960CD8"/>
    <w:rsid w:val="00961E15"/>
    <w:rsid w:val="00962331"/>
    <w:rsid w:val="00963DDD"/>
    <w:rsid w:val="00963EA7"/>
    <w:rsid w:val="00965D83"/>
    <w:rsid w:val="009668A5"/>
    <w:rsid w:val="00972559"/>
    <w:rsid w:val="0097537D"/>
    <w:rsid w:val="0098239F"/>
    <w:rsid w:val="00984387"/>
    <w:rsid w:val="00986F2A"/>
    <w:rsid w:val="009909E5"/>
    <w:rsid w:val="009A4E50"/>
    <w:rsid w:val="009A51AD"/>
    <w:rsid w:val="009A5E73"/>
    <w:rsid w:val="009B0331"/>
    <w:rsid w:val="009B56FD"/>
    <w:rsid w:val="009B6322"/>
    <w:rsid w:val="009B6500"/>
    <w:rsid w:val="009B737D"/>
    <w:rsid w:val="009C3A31"/>
    <w:rsid w:val="009C6E83"/>
    <w:rsid w:val="009E0BC8"/>
    <w:rsid w:val="009E23B2"/>
    <w:rsid w:val="009E3308"/>
    <w:rsid w:val="009E349B"/>
    <w:rsid w:val="009E3A72"/>
    <w:rsid w:val="009E6C74"/>
    <w:rsid w:val="009E7B7E"/>
    <w:rsid w:val="009F110E"/>
    <w:rsid w:val="009F156E"/>
    <w:rsid w:val="009F1E5B"/>
    <w:rsid w:val="009F29B3"/>
    <w:rsid w:val="009F2C5C"/>
    <w:rsid w:val="00A004FD"/>
    <w:rsid w:val="00A00D5E"/>
    <w:rsid w:val="00A01B0F"/>
    <w:rsid w:val="00A01E2F"/>
    <w:rsid w:val="00A04158"/>
    <w:rsid w:val="00A136FF"/>
    <w:rsid w:val="00A21228"/>
    <w:rsid w:val="00A243DE"/>
    <w:rsid w:val="00A25E18"/>
    <w:rsid w:val="00A267F6"/>
    <w:rsid w:val="00A301C0"/>
    <w:rsid w:val="00A3146A"/>
    <w:rsid w:val="00A31B3A"/>
    <w:rsid w:val="00A3313A"/>
    <w:rsid w:val="00A33EF5"/>
    <w:rsid w:val="00A4013A"/>
    <w:rsid w:val="00A40743"/>
    <w:rsid w:val="00A42BD3"/>
    <w:rsid w:val="00A519C7"/>
    <w:rsid w:val="00A52CF8"/>
    <w:rsid w:val="00A52EF9"/>
    <w:rsid w:val="00A54530"/>
    <w:rsid w:val="00A57176"/>
    <w:rsid w:val="00A60248"/>
    <w:rsid w:val="00A61694"/>
    <w:rsid w:val="00A63668"/>
    <w:rsid w:val="00A6680C"/>
    <w:rsid w:val="00A678BE"/>
    <w:rsid w:val="00A77A08"/>
    <w:rsid w:val="00A77DD9"/>
    <w:rsid w:val="00A80E22"/>
    <w:rsid w:val="00A85881"/>
    <w:rsid w:val="00A86B4C"/>
    <w:rsid w:val="00A95C9A"/>
    <w:rsid w:val="00AA26D4"/>
    <w:rsid w:val="00AB705D"/>
    <w:rsid w:val="00AB7775"/>
    <w:rsid w:val="00AB7C0D"/>
    <w:rsid w:val="00AC04ED"/>
    <w:rsid w:val="00AC32C7"/>
    <w:rsid w:val="00AC3F8F"/>
    <w:rsid w:val="00AE204F"/>
    <w:rsid w:val="00AE22E9"/>
    <w:rsid w:val="00AE380F"/>
    <w:rsid w:val="00AE5FBA"/>
    <w:rsid w:val="00AE606A"/>
    <w:rsid w:val="00AF148D"/>
    <w:rsid w:val="00AF3BCA"/>
    <w:rsid w:val="00B01BCA"/>
    <w:rsid w:val="00B04EA0"/>
    <w:rsid w:val="00B050C0"/>
    <w:rsid w:val="00B113E8"/>
    <w:rsid w:val="00B11A75"/>
    <w:rsid w:val="00B1249C"/>
    <w:rsid w:val="00B21C33"/>
    <w:rsid w:val="00B24122"/>
    <w:rsid w:val="00B25F8B"/>
    <w:rsid w:val="00B3358E"/>
    <w:rsid w:val="00B36A90"/>
    <w:rsid w:val="00B41821"/>
    <w:rsid w:val="00B41AD6"/>
    <w:rsid w:val="00B51AB5"/>
    <w:rsid w:val="00B542C9"/>
    <w:rsid w:val="00B54A60"/>
    <w:rsid w:val="00B6767C"/>
    <w:rsid w:val="00B72969"/>
    <w:rsid w:val="00B72B5A"/>
    <w:rsid w:val="00B76784"/>
    <w:rsid w:val="00B81BA3"/>
    <w:rsid w:val="00B84B0A"/>
    <w:rsid w:val="00B85FB6"/>
    <w:rsid w:val="00B93013"/>
    <w:rsid w:val="00B94A8F"/>
    <w:rsid w:val="00BA2313"/>
    <w:rsid w:val="00BA2A2E"/>
    <w:rsid w:val="00BA4CE5"/>
    <w:rsid w:val="00BB1762"/>
    <w:rsid w:val="00BB3CFB"/>
    <w:rsid w:val="00BB6347"/>
    <w:rsid w:val="00BB7727"/>
    <w:rsid w:val="00BC291B"/>
    <w:rsid w:val="00BD1340"/>
    <w:rsid w:val="00BD3A12"/>
    <w:rsid w:val="00BD5083"/>
    <w:rsid w:val="00BD55BD"/>
    <w:rsid w:val="00BD6132"/>
    <w:rsid w:val="00BE05DC"/>
    <w:rsid w:val="00BF7C4A"/>
    <w:rsid w:val="00C00EF4"/>
    <w:rsid w:val="00C014C2"/>
    <w:rsid w:val="00C01D74"/>
    <w:rsid w:val="00C0334A"/>
    <w:rsid w:val="00C041C5"/>
    <w:rsid w:val="00C045F6"/>
    <w:rsid w:val="00C0653C"/>
    <w:rsid w:val="00C07971"/>
    <w:rsid w:val="00C07B8D"/>
    <w:rsid w:val="00C108D8"/>
    <w:rsid w:val="00C14574"/>
    <w:rsid w:val="00C24396"/>
    <w:rsid w:val="00C30D4C"/>
    <w:rsid w:val="00C32203"/>
    <w:rsid w:val="00C32EB4"/>
    <w:rsid w:val="00C364E9"/>
    <w:rsid w:val="00C44D3C"/>
    <w:rsid w:val="00C45596"/>
    <w:rsid w:val="00C54BBB"/>
    <w:rsid w:val="00C56F5B"/>
    <w:rsid w:val="00C57629"/>
    <w:rsid w:val="00C61A27"/>
    <w:rsid w:val="00C64851"/>
    <w:rsid w:val="00C64D57"/>
    <w:rsid w:val="00C67B9B"/>
    <w:rsid w:val="00C709FD"/>
    <w:rsid w:val="00C71D22"/>
    <w:rsid w:val="00C736D7"/>
    <w:rsid w:val="00C737EE"/>
    <w:rsid w:val="00C74C13"/>
    <w:rsid w:val="00C758D4"/>
    <w:rsid w:val="00C7616A"/>
    <w:rsid w:val="00C774EB"/>
    <w:rsid w:val="00C85767"/>
    <w:rsid w:val="00C958F0"/>
    <w:rsid w:val="00C968F4"/>
    <w:rsid w:val="00CB56D9"/>
    <w:rsid w:val="00CB607E"/>
    <w:rsid w:val="00CB76EE"/>
    <w:rsid w:val="00CB7850"/>
    <w:rsid w:val="00CC07A8"/>
    <w:rsid w:val="00CC2117"/>
    <w:rsid w:val="00CD0253"/>
    <w:rsid w:val="00CD35B3"/>
    <w:rsid w:val="00CD3EEB"/>
    <w:rsid w:val="00CD5589"/>
    <w:rsid w:val="00CE707A"/>
    <w:rsid w:val="00CF13E4"/>
    <w:rsid w:val="00CF35F5"/>
    <w:rsid w:val="00CF3DEE"/>
    <w:rsid w:val="00CF73BF"/>
    <w:rsid w:val="00CF7CD2"/>
    <w:rsid w:val="00D02AB6"/>
    <w:rsid w:val="00D03E8E"/>
    <w:rsid w:val="00D07C50"/>
    <w:rsid w:val="00D151E1"/>
    <w:rsid w:val="00D175BF"/>
    <w:rsid w:val="00D20859"/>
    <w:rsid w:val="00D2189B"/>
    <w:rsid w:val="00D2648F"/>
    <w:rsid w:val="00D278BF"/>
    <w:rsid w:val="00D319EB"/>
    <w:rsid w:val="00D357E8"/>
    <w:rsid w:val="00D3657A"/>
    <w:rsid w:val="00D365D8"/>
    <w:rsid w:val="00D43F3D"/>
    <w:rsid w:val="00D440CF"/>
    <w:rsid w:val="00D47BAF"/>
    <w:rsid w:val="00D52E38"/>
    <w:rsid w:val="00D53020"/>
    <w:rsid w:val="00D55CEC"/>
    <w:rsid w:val="00D56EE9"/>
    <w:rsid w:val="00D646FA"/>
    <w:rsid w:val="00D75698"/>
    <w:rsid w:val="00D76411"/>
    <w:rsid w:val="00D772E1"/>
    <w:rsid w:val="00D876EE"/>
    <w:rsid w:val="00D921FB"/>
    <w:rsid w:val="00D94D53"/>
    <w:rsid w:val="00D959E9"/>
    <w:rsid w:val="00D965A8"/>
    <w:rsid w:val="00D968DA"/>
    <w:rsid w:val="00D97C86"/>
    <w:rsid w:val="00DA3D87"/>
    <w:rsid w:val="00DA4091"/>
    <w:rsid w:val="00DA4E9D"/>
    <w:rsid w:val="00DA5CAD"/>
    <w:rsid w:val="00DB063F"/>
    <w:rsid w:val="00DC0F8D"/>
    <w:rsid w:val="00DC12F3"/>
    <w:rsid w:val="00DC2602"/>
    <w:rsid w:val="00DC2795"/>
    <w:rsid w:val="00DC3A70"/>
    <w:rsid w:val="00DC5ED8"/>
    <w:rsid w:val="00DD24B5"/>
    <w:rsid w:val="00DD2AE2"/>
    <w:rsid w:val="00DD5E94"/>
    <w:rsid w:val="00DE108D"/>
    <w:rsid w:val="00DE3684"/>
    <w:rsid w:val="00DE6701"/>
    <w:rsid w:val="00DE6AE4"/>
    <w:rsid w:val="00DE789B"/>
    <w:rsid w:val="00DF14A7"/>
    <w:rsid w:val="00DF3FB8"/>
    <w:rsid w:val="00DF4860"/>
    <w:rsid w:val="00DF551A"/>
    <w:rsid w:val="00E026F1"/>
    <w:rsid w:val="00E03AE8"/>
    <w:rsid w:val="00E03D3F"/>
    <w:rsid w:val="00E05C74"/>
    <w:rsid w:val="00E154A0"/>
    <w:rsid w:val="00E15CBC"/>
    <w:rsid w:val="00E17852"/>
    <w:rsid w:val="00E21F56"/>
    <w:rsid w:val="00E22AFA"/>
    <w:rsid w:val="00E26100"/>
    <w:rsid w:val="00E30A68"/>
    <w:rsid w:val="00E32C70"/>
    <w:rsid w:val="00E360F5"/>
    <w:rsid w:val="00E36894"/>
    <w:rsid w:val="00E403BE"/>
    <w:rsid w:val="00E40FCE"/>
    <w:rsid w:val="00E46764"/>
    <w:rsid w:val="00E53186"/>
    <w:rsid w:val="00E573FA"/>
    <w:rsid w:val="00E60094"/>
    <w:rsid w:val="00E62273"/>
    <w:rsid w:val="00E64316"/>
    <w:rsid w:val="00E65EB2"/>
    <w:rsid w:val="00E6620C"/>
    <w:rsid w:val="00E76169"/>
    <w:rsid w:val="00E82593"/>
    <w:rsid w:val="00E85516"/>
    <w:rsid w:val="00E85D8D"/>
    <w:rsid w:val="00E870F0"/>
    <w:rsid w:val="00E94096"/>
    <w:rsid w:val="00EA05F1"/>
    <w:rsid w:val="00EA535F"/>
    <w:rsid w:val="00EA5802"/>
    <w:rsid w:val="00EA68B2"/>
    <w:rsid w:val="00EB44D6"/>
    <w:rsid w:val="00EB5DB5"/>
    <w:rsid w:val="00EC4CDD"/>
    <w:rsid w:val="00EC59E0"/>
    <w:rsid w:val="00EC5E6C"/>
    <w:rsid w:val="00ED3F6C"/>
    <w:rsid w:val="00ED66DA"/>
    <w:rsid w:val="00EE26F3"/>
    <w:rsid w:val="00EF2097"/>
    <w:rsid w:val="00EF42AC"/>
    <w:rsid w:val="00EF7368"/>
    <w:rsid w:val="00EF749B"/>
    <w:rsid w:val="00F10177"/>
    <w:rsid w:val="00F10ACD"/>
    <w:rsid w:val="00F12FAC"/>
    <w:rsid w:val="00F14726"/>
    <w:rsid w:val="00F16778"/>
    <w:rsid w:val="00F17090"/>
    <w:rsid w:val="00F202C8"/>
    <w:rsid w:val="00F20D78"/>
    <w:rsid w:val="00F225EC"/>
    <w:rsid w:val="00F30C28"/>
    <w:rsid w:val="00F34411"/>
    <w:rsid w:val="00F37B8E"/>
    <w:rsid w:val="00F40C39"/>
    <w:rsid w:val="00F412F7"/>
    <w:rsid w:val="00F53362"/>
    <w:rsid w:val="00F6027D"/>
    <w:rsid w:val="00F64347"/>
    <w:rsid w:val="00F64563"/>
    <w:rsid w:val="00F64836"/>
    <w:rsid w:val="00F65032"/>
    <w:rsid w:val="00F67744"/>
    <w:rsid w:val="00F709C7"/>
    <w:rsid w:val="00F70D3F"/>
    <w:rsid w:val="00F73F51"/>
    <w:rsid w:val="00F74D57"/>
    <w:rsid w:val="00F751EA"/>
    <w:rsid w:val="00F76FC3"/>
    <w:rsid w:val="00F77328"/>
    <w:rsid w:val="00F813E8"/>
    <w:rsid w:val="00F82D0F"/>
    <w:rsid w:val="00F863D0"/>
    <w:rsid w:val="00F921C3"/>
    <w:rsid w:val="00F93112"/>
    <w:rsid w:val="00F96816"/>
    <w:rsid w:val="00FA4C09"/>
    <w:rsid w:val="00FA4EFE"/>
    <w:rsid w:val="00FA64D4"/>
    <w:rsid w:val="00FB1E06"/>
    <w:rsid w:val="00FB5997"/>
    <w:rsid w:val="00FB742D"/>
    <w:rsid w:val="00FC52F9"/>
    <w:rsid w:val="00FD02DF"/>
    <w:rsid w:val="00FD119E"/>
    <w:rsid w:val="00FD3D73"/>
    <w:rsid w:val="00FD75A5"/>
    <w:rsid w:val="00FD7FE1"/>
    <w:rsid w:val="00FE2941"/>
    <w:rsid w:val="00FF2D1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9FBF4A"/>
  <w15:docId w15:val="{8D14066E-C1EC-014D-8CAE-308FD7BB3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3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autoRedefine/>
    <w:qFormat/>
    <w:rsid w:val="00DE789B"/>
    <w:pPr>
      <w:keepNext/>
      <w:suppressAutoHyphens/>
      <w:spacing w:before="220" w:after="40" w:line="260" w:lineRule="exact"/>
      <w:jc w:val="both"/>
      <w:outlineLvl w:val="3"/>
    </w:pPr>
    <w:rPr>
      <w:rFonts w:ascii="Times New Roman" w:eastAsia="Times New Roman" w:hAnsi="Times New Roman" w:cs="Times New Roman"/>
      <w:b/>
      <w:sz w:val="28"/>
      <w:szCs w:val="20"/>
      <w:lang w:val="en-GB"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DE789B"/>
    <w:rPr>
      <w:rFonts w:ascii="Times New Roman" w:eastAsia="Times New Roman" w:hAnsi="Times New Roman" w:cs="Times New Roman"/>
      <w:b/>
      <w:sz w:val="28"/>
      <w:szCs w:val="20"/>
      <w:lang w:val="en-GB" w:eastAsia="sv-SE"/>
    </w:rPr>
  </w:style>
  <w:style w:type="paragraph" w:styleId="ListParagraph">
    <w:name w:val="List Paragraph"/>
    <w:basedOn w:val="Normal"/>
    <w:uiPriority w:val="34"/>
    <w:qFormat/>
    <w:rsid w:val="006D3C87"/>
    <w:pPr>
      <w:ind w:left="720"/>
      <w:contextualSpacing/>
    </w:pPr>
  </w:style>
  <w:style w:type="character" w:styleId="CommentReference">
    <w:name w:val="annotation reference"/>
    <w:basedOn w:val="DefaultParagraphFont"/>
    <w:uiPriority w:val="99"/>
    <w:unhideWhenUsed/>
    <w:rsid w:val="00AE380F"/>
    <w:rPr>
      <w:sz w:val="16"/>
      <w:szCs w:val="16"/>
      <w:lang w:val="en-US"/>
    </w:rPr>
  </w:style>
  <w:style w:type="paragraph" w:styleId="CommentText">
    <w:name w:val="annotation text"/>
    <w:basedOn w:val="Normal"/>
    <w:link w:val="CommentTextChar"/>
    <w:uiPriority w:val="99"/>
    <w:semiHidden/>
    <w:unhideWhenUsed/>
    <w:rsid w:val="00AE380F"/>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AE380F"/>
    <w:rPr>
      <w:sz w:val="20"/>
      <w:szCs w:val="20"/>
      <w:lang w:val="en-US"/>
    </w:rPr>
  </w:style>
  <w:style w:type="paragraph" w:styleId="CommentSubject">
    <w:name w:val="annotation subject"/>
    <w:basedOn w:val="CommentText"/>
    <w:next w:val="CommentText"/>
    <w:link w:val="CommentSubjectChar"/>
    <w:uiPriority w:val="99"/>
    <w:semiHidden/>
    <w:unhideWhenUsed/>
    <w:rsid w:val="00AE380F"/>
    <w:rPr>
      <w:b/>
      <w:bCs/>
    </w:rPr>
  </w:style>
  <w:style w:type="character" w:customStyle="1" w:styleId="CommentSubjectChar">
    <w:name w:val="Comment Subject Char"/>
    <w:basedOn w:val="CommentTextChar"/>
    <w:link w:val="CommentSubject"/>
    <w:uiPriority w:val="99"/>
    <w:semiHidden/>
    <w:rsid w:val="00AE380F"/>
    <w:rPr>
      <w:b/>
      <w:bCs/>
      <w:sz w:val="20"/>
      <w:szCs w:val="20"/>
      <w:lang w:val="en-US"/>
    </w:rPr>
  </w:style>
  <w:style w:type="paragraph" w:styleId="BalloonText">
    <w:name w:val="Balloon Text"/>
    <w:basedOn w:val="Normal"/>
    <w:link w:val="BalloonTextChar"/>
    <w:uiPriority w:val="99"/>
    <w:semiHidden/>
    <w:unhideWhenUsed/>
    <w:rsid w:val="00043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FC8"/>
    <w:rPr>
      <w:rFonts w:ascii="Segoe UI" w:hAnsi="Segoe UI" w:cs="Segoe UI"/>
      <w:sz w:val="18"/>
      <w:szCs w:val="18"/>
    </w:rPr>
  </w:style>
  <w:style w:type="character" w:styleId="LineNumber">
    <w:name w:val="line number"/>
    <w:basedOn w:val="DefaultParagraphFont"/>
    <w:uiPriority w:val="99"/>
    <w:semiHidden/>
    <w:unhideWhenUsed/>
    <w:rsid w:val="00C014C2"/>
  </w:style>
  <w:style w:type="paragraph" w:styleId="Footer">
    <w:name w:val="footer"/>
    <w:basedOn w:val="Normal"/>
    <w:link w:val="FooterChar"/>
    <w:uiPriority w:val="99"/>
    <w:unhideWhenUsed/>
    <w:rsid w:val="00E761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169"/>
  </w:style>
  <w:style w:type="character" w:styleId="PageNumber">
    <w:name w:val="page number"/>
    <w:basedOn w:val="DefaultParagraphFont"/>
    <w:uiPriority w:val="99"/>
    <w:semiHidden/>
    <w:unhideWhenUsed/>
    <w:rsid w:val="00E76169"/>
  </w:style>
  <w:style w:type="table" w:styleId="TableGrid">
    <w:name w:val="Table Grid"/>
    <w:basedOn w:val="TableNormal"/>
    <w:uiPriority w:val="39"/>
    <w:rsid w:val="00915DF9"/>
    <w:pPr>
      <w:spacing w:after="0" w:line="240" w:lineRule="auto"/>
    </w:pPr>
    <w:rPr>
      <w:rFonts w:ascii="Calibri" w:eastAsia="Calibri" w:hAnsi="Calibri"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322"/>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A86B4C"/>
    <w:rPr>
      <w:b/>
      <w:bCs/>
    </w:rPr>
  </w:style>
  <w:style w:type="character" w:styleId="PlaceholderText">
    <w:name w:val="Placeholder Text"/>
    <w:basedOn w:val="DefaultParagraphFont"/>
    <w:uiPriority w:val="99"/>
    <w:semiHidden/>
    <w:rsid w:val="00134B77"/>
    <w:rPr>
      <w:color w:val="808080"/>
    </w:rPr>
  </w:style>
  <w:style w:type="paragraph" w:styleId="Revision">
    <w:name w:val="Revision"/>
    <w:hidden/>
    <w:uiPriority w:val="99"/>
    <w:semiHidden/>
    <w:rsid w:val="006053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17493">
      <w:bodyDiv w:val="1"/>
      <w:marLeft w:val="0"/>
      <w:marRight w:val="0"/>
      <w:marTop w:val="0"/>
      <w:marBottom w:val="0"/>
      <w:divBdr>
        <w:top w:val="none" w:sz="0" w:space="0" w:color="auto"/>
        <w:left w:val="none" w:sz="0" w:space="0" w:color="auto"/>
        <w:bottom w:val="none" w:sz="0" w:space="0" w:color="auto"/>
        <w:right w:val="none" w:sz="0" w:space="0" w:color="auto"/>
      </w:divBdr>
    </w:div>
    <w:div w:id="127094988">
      <w:bodyDiv w:val="1"/>
      <w:marLeft w:val="0"/>
      <w:marRight w:val="0"/>
      <w:marTop w:val="0"/>
      <w:marBottom w:val="0"/>
      <w:divBdr>
        <w:top w:val="none" w:sz="0" w:space="0" w:color="auto"/>
        <w:left w:val="none" w:sz="0" w:space="0" w:color="auto"/>
        <w:bottom w:val="none" w:sz="0" w:space="0" w:color="auto"/>
        <w:right w:val="none" w:sz="0" w:space="0" w:color="auto"/>
      </w:divBdr>
    </w:div>
    <w:div w:id="188298885">
      <w:bodyDiv w:val="1"/>
      <w:marLeft w:val="0"/>
      <w:marRight w:val="0"/>
      <w:marTop w:val="0"/>
      <w:marBottom w:val="0"/>
      <w:divBdr>
        <w:top w:val="none" w:sz="0" w:space="0" w:color="auto"/>
        <w:left w:val="none" w:sz="0" w:space="0" w:color="auto"/>
        <w:bottom w:val="none" w:sz="0" w:space="0" w:color="auto"/>
        <w:right w:val="none" w:sz="0" w:space="0" w:color="auto"/>
      </w:divBdr>
    </w:div>
    <w:div w:id="218253154">
      <w:bodyDiv w:val="1"/>
      <w:marLeft w:val="0"/>
      <w:marRight w:val="0"/>
      <w:marTop w:val="0"/>
      <w:marBottom w:val="0"/>
      <w:divBdr>
        <w:top w:val="none" w:sz="0" w:space="0" w:color="auto"/>
        <w:left w:val="none" w:sz="0" w:space="0" w:color="auto"/>
        <w:bottom w:val="none" w:sz="0" w:space="0" w:color="auto"/>
        <w:right w:val="none" w:sz="0" w:space="0" w:color="auto"/>
      </w:divBdr>
    </w:div>
    <w:div w:id="278613916">
      <w:bodyDiv w:val="1"/>
      <w:marLeft w:val="0"/>
      <w:marRight w:val="0"/>
      <w:marTop w:val="0"/>
      <w:marBottom w:val="0"/>
      <w:divBdr>
        <w:top w:val="none" w:sz="0" w:space="0" w:color="auto"/>
        <w:left w:val="none" w:sz="0" w:space="0" w:color="auto"/>
        <w:bottom w:val="none" w:sz="0" w:space="0" w:color="auto"/>
        <w:right w:val="none" w:sz="0" w:space="0" w:color="auto"/>
      </w:divBdr>
    </w:div>
    <w:div w:id="363211959">
      <w:bodyDiv w:val="1"/>
      <w:marLeft w:val="0"/>
      <w:marRight w:val="0"/>
      <w:marTop w:val="0"/>
      <w:marBottom w:val="0"/>
      <w:divBdr>
        <w:top w:val="none" w:sz="0" w:space="0" w:color="auto"/>
        <w:left w:val="none" w:sz="0" w:space="0" w:color="auto"/>
        <w:bottom w:val="none" w:sz="0" w:space="0" w:color="auto"/>
        <w:right w:val="none" w:sz="0" w:space="0" w:color="auto"/>
      </w:divBdr>
    </w:div>
    <w:div w:id="1055935605">
      <w:bodyDiv w:val="1"/>
      <w:marLeft w:val="0"/>
      <w:marRight w:val="0"/>
      <w:marTop w:val="0"/>
      <w:marBottom w:val="0"/>
      <w:divBdr>
        <w:top w:val="none" w:sz="0" w:space="0" w:color="auto"/>
        <w:left w:val="none" w:sz="0" w:space="0" w:color="auto"/>
        <w:bottom w:val="none" w:sz="0" w:space="0" w:color="auto"/>
        <w:right w:val="none" w:sz="0" w:space="0" w:color="auto"/>
      </w:divBdr>
    </w:div>
    <w:div w:id="1185098980">
      <w:bodyDiv w:val="1"/>
      <w:marLeft w:val="0"/>
      <w:marRight w:val="0"/>
      <w:marTop w:val="0"/>
      <w:marBottom w:val="0"/>
      <w:divBdr>
        <w:top w:val="none" w:sz="0" w:space="0" w:color="auto"/>
        <w:left w:val="none" w:sz="0" w:space="0" w:color="auto"/>
        <w:bottom w:val="none" w:sz="0" w:space="0" w:color="auto"/>
        <w:right w:val="none" w:sz="0" w:space="0" w:color="auto"/>
      </w:divBdr>
    </w:div>
    <w:div w:id="1239244068">
      <w:bodyDiv w:val="1"/>
      <w:marLeft w:val="0"/>
      <w:marRight w:val="0"/>
      <w:marTop w:val="0"/>
      <w:marBottom w:val="0"/>
      <w:divBdr>
        <w:top w:val="none" w:sz="0" w:space="0" w:color="auto"/>
        <w:left w:val="none" w:sz="0" w:space="0" w:color="auto"/>
        <w:bottom w:val="none" w:sz="0" w:space="0" w:color="auto"/>
        <w:right w:val="none" w:sz="0" w:space="0" w:color="auto"/>
      </w:divBdr>
    </w:div>
    <w:div w:id="1519001271">
      <w:bodyDiv w:val="1"/>
      <w:marLeft w:val="0"/>
      <w:marRight w:val="0"/>
      <w:marTop w:val="0"/>
      <w:marBottom w:val="0"/>
      <w:divBdr>
        <w:top w:val="none" w:sz="0" w:space="0" w:color="auto"/>
        <w:left w:val="none" w:sz="0" w:space="0" w:color="auto"/>
        <w:bottom w:val="none" w:sz="0" w:space="0" w:color="auto"/>
        <w:right w:val="none" w:sz="0" w:space="0" w:color="auto"/>
      </w:divBdr>
    </w:div>
    <w:div w:id="1539048777">
      <w:bodyDiv w:val="1"/>
      <w:marLeft w:val="0"/>
      <w:marRight w:val="0"/>
      <w:marTop w:val="0"/>
      <w:marBottom w:val="0"/>
      <w:divBdr>
        <w:top w:val="none" w:sz="0" w:space="0" w:color="auto"/>
        <w:left w:val="none" w:sz="0" w:space="0" w:color="auto"/>
        <w:bottom w:val="none" w:sz="0" w:space="0" w:color="auto"/>
        <w:right w:val="none" w:sz="0" w:space="0" w:color="auto"/>
      </w:divBdr>
    </w:div>
    <w:div w:id="1587568425">
      <w:bodyDiv w:val="1"/>
      <w:marLeft w:val="0"/>
      <w:marRight w:val="0"/>
      <w:marTop w:val="0"/>
      <w:marBottom w:val="0"/>
      <w:divBdr>
        <w:top w:val="none" w:sz="0" w:space="0" w:color="auto"/>
        <w:left w:val="none" w:sz="0" w:space="0" w:color="auto"/>
        <w:bottom w:val="none" w:sz="0" w:space="0" w:color="auto"/>
        <w:right w:val="none" w:sz="0" w:space="0" w:color="auto"/>
      </w:divBdr>
    </w:div>
    <w:div w:id="1594052211">
      <w:bodyDiv w:val="1"/>
      <w:marLeft w:val="0"/>
      <w:marRight w:val="0"/>
      <w:marTop w:val="0"/>
      <w:marBottom w:val="0"/>
      <w:divBdr>
        <w:top w:val="none" w:sz="0" w:space="0" w:color="auto"/>
        <w:left w:val="none" w:sz="0" w:space="0" w:color="auto"/>
        <w:bottom w:val="none" w:sz="0" w:space="0" w:color="auto"/>
        <w:right w:val="none" w:sz="0" w:space="0" w:color="auto"/>
      </w:divBdr>
    </w:div>
    <w:div w:id="1894921509">
      <w:bodyDiv w:val="1"/>
      <w:marLeft w:val="0"/>
      <w:marRight w:val="0"/>
      <w:marTop w:val="0"/>
      <w:marBottom w:val="0"/>
      <w:divBdr>
        <w:top w:val="none" w:sz="0" w:space="0" w:color="auto"/>
        <w:left w:val="none" w:sz="0" w:space="0" w:color="auto"/>
        <w:bottom w:val="none" w:sz="0" w:space="0" w:color="auto"/>
        <w:right w:val="none" w:sz="0" w:space="0" w:color="auto"/>
      </w:divBdr>
    </w:div>
    <w:div w:id="189812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9D222-A334-C843-B439-810212C4F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24</Pages>
  <Words>5594</Words>
  <Characters>31892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SU / SYSEKO / NEW CAMPUS AGREEMENT</Company>
  <LinksUpToDate>false</LinksUpToDate>
  <CharactersWithSpaces>37412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Nielsen</dc:creator>
  <cp:lastModifiedBy>Microsoft Office User</cp:lastModifiedBy>
  <cp:revision>8</cp:revision>
  <cp:lastPrinted>2018-07-29T19:21:00Z</cp:lastPrinted>
  <dcterms:created xsi:type="dcterms:W3CDTF">2018-08-28T21:58:00Z</dcterms:created>
  <dcterms:modified xsi:type="dcterms:W3CDTF">2018-09-07T01:17:00Z</dcterms:modified>
</cp:coreProperties>
</file>